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547E0" w14:textId="0DA29B20" w:rsidR="008D146B" w:rsidRDefault="008D146B" w:rsidP="008D146B">
      <w:pPr>
        <w:spacing w:line="360" w:lineRule="auto"/>
        <w:jc w:val="center"/>
        <w:rPr>
          <w:rFonts w:ascii="Times New Roman" w:hAnsi="Times New Roman" w:cs="Times New Roman"/>
          <w:b/>
          <w:sz w:val="32"/>
          <w:szCs w:val="24"/>
        </w:rPr>
      </w:pPr>
      <w:r w:rsidRPr="008D146B">
        <w:rPr>
          <w:rFonts w:ascii="Times New Roman" w:hAnsi="Times New Roman" w:cs="Times New Roman" w:hint="eastAsia"/>
          <w:b/>
          <w:sz w:val="32"/>
          <w:szCs w:val="24"/>
        </w:rPr>
        <w:t>N</w:t>
      </w:r>
      <w:r w:rsidRPr="008D146B">
        <w:rPr>
          <w:rFonts w:ascii="Times New Roman" w:hAnsi="Times New Roman" w:cs="Times New Roman"/>
          <w:b/>
          <w:sz w:val="32"/>
          <w:szCs w:val="24"/>
        </w:rPr>
        <w:t>eural representations of social placebo effect</w:t>
      </w:r>
    </w:p>
    <w:p w14:paraId="3225E062" w14:textId="77777777" w:rsidR="008D146B" w:rsidRPr="008D146B" w:rsidRDefault="008D146B" w:rsidP="008D146B">
      <w:pPr>
        <w:spacing w:line="360" w:lineRule="auto"/>
        <w:jc w:val="center"/>
        <w:rPr>
          <w:rFonts w:ascii="Times New Roman" w:hAnsi="Times New Roman" w:cs="Times New Roman" w:hint="eastAsia"/>
          <w:b/>
          <w:sz w:val="32"/>
          <w:szCs w:val="24"/>
        </w:rPr>
      </w:pPr>
    </w:p>
    <w:p w14:paraId="59F94877" w14:textId="772F881A" w:rsidR="00B43760" w:rsidRPr="009F2166" w:rsidRDefault="00B43760" w:rsidP="008D146B">
      <w:pPr>
        <w:spacing w:line="360" w:lineRule="auto"/>
        <w:jc w:val="center"/>
        <w:rPr>
          <w:rFonts w:ascii="Times New Roman" w:hAnsi="Times New Roman" w:cs="Times New Roman"/>
          <w:b/>
          <w:sz w:val="28"/>
        </w:rPr>
      </w:pPr>
      <w:r w:rsidRPr="009F2166">
        <w:rPr>
          <w:rFonts w:ascii="Times New Roman" w:hAnsi="Times New Roman" w:cs="Times New Roman"/>
          <w:b/>
          <w:sz w:val="28"/>
        </w:rPr>
        <w:t>Introduction</w:t>
      </w:r>
    </w:p>
    <w:p w14:paraId="4B5DF125" w14:textId="77777777" w:rsidR="00B43760" w:rsidRPr="009F2166" w:rsidRDefault="00B43760" w:rsidP="00B43760">
      <w:pPr>
        <w:spacing w:line="360" w:lineRule="auto"/>
        <w:jc w:val="left"/>
        <w:rPr>
          <w:rFonts w:ascii="Times New Roman" w:hAnsi="Times New Roman" w:cs="Times New Roman"/>
          <w:i/>
          <w:sz w:val="24"/>
        </w:rPr>
      </w:pPr>
      <w:r w:rsidRPr="009F2166">
        <w:rPr>
          <w:rFonts w:ascii="Times New Roman" w:hAnsi="Times New Roman" w:cs="Times New Roman"/>
          <w:i/>
          <w:sz w:val="24"/>
        </w:rPr>
        <w:t>“We are led to the inescapable conclusion that the history of medical treatment for the most part until relatively recently is the history of the placebo effect.”</w:t>
      </w:r>
    </w:p>
    <w:p w14:paraId="6DF8F234" w14:textId="77777777" w:rsidR="00B43760" w:rsidRPr="006E05E6" w:rsidRDefault="00B43760" w:rsidP="00B43760">
      <w:pPr>
        <w:spacing w:line="360" w:lineRule="auto"/>
        <w:jc w:val="left"/>
        <w:rPr>
          <w:rFonts w:ascii="Times New Roman" w:hAnsi="Times New Roman" w:cs="Times New Roman"/>
          <w:i/>
          <w:sz w:val="24"/>
        </w:rPr>
      </w:pPr>
      <w:r w:rsidRPr="009F2166">
        <w:rPr>
          <w:rFonts w:ascii="Times New Roman" w:hAnsi="Times New Roman" w:cs="Times New Roman" w:hint="eastAsia"/>
          <w:i/>
          <w:sz w:val="24"/>
        </w:rPr>
        <w:t>——</w:t>
      </w:r>
      <w:r w:rsidRPr="009F2166">
        <w:rPr>
          <w:rFonts w:ascii="Times New Roman" w:hAnsi="Times New Roman" w:cs="Times New Roman"/>
          <w:i/>
          <w:sz w:val="24"/>
        </w:rPr>
        <w:t>Shapiro, 1959</w:t>
      </w:r>
      <w:r>
        <w:rPr>
          <w:rFonts w:ascii="Times New Roman" w:hAnsi="Times New Roman" w:cs="Times New Roman"/>
          <w:i/>
          <w:sz w:val="24"/>
        </w:rPr>
        <w:t>.</w:t>
      </w:r>
      <w:r w:rsidRPr="009F2166">
        <w:rPr>
          <w:rFonts w:ascii="Times New Roman" w:hAnsi="Times New Roman" w:cs="Times New Roman"/>
          <w:i/>
          <w:sz w:val="24"/>
        </w:rPr>
        <w:t xml:space="preserve"> </w:t>
      </w:r>
    </w:p>
    <w:p w14:paraId="0270A5F6" w14:textId="77777777" w:rsidR="00B43760" w:rsidRDefault="00B43760" w:rsidP="00B43760">
      <w:pPr>
        <w:spacing w:line="360" w:lineRule="auto"/>
        <w:jc w:val="left"/>
        <w:rPr>
          <w:rFonts w:ascii="Times New Roman" w:hAnsi="Times New Roman" w:cs="Times New Roman"/>
          <w:color w:val="FF0000"/>
          <w:sz w:val="24"/>
        </w:rPr>
      </w:pPr>
      <w:r w:rsidRPr="009F2166">
        <w:rPr>
          <w:rFonts w:ascii="Times New Roman" w:hAnsi="Times New Roman" w:cs="Times New Roman"/>
          <w:sz w:val="24"/>
        </w:rPr>
        <w:t>Placebo effect represents the beneficial changes</w:t>
      </w:r>
      <w:r w:rsidRPr="000862D3">
        <w:rPr>
          <w:rFonts w:ascii="Times New Roman" w:hAnsi="Times New Roman" w:cs="Times New Roman"/>
          <w:sz w:val="24"/>
        </w:rPr>
        <w:t xml:space="preserve"> </w:t>
      </w:r>
      <w:r w:rsidRPr="009F2166">
        <w:rPr>
          <w:rFonts w:ascii="Times New Roman" w:hAnsi="Times New Roman" w:cs="Times New Roman"/>
          <w:sz w:val="24"/>
        </w:rPr>
        <w:t>induced by the use of inert treatment</w:t>
      </w:r>
      <w:r>
        <w:rPr>
          <w:rFonts w:ascii="Times New Roman" w:hAnsi="Times New Roman" w:cs="Times New Roman"/>
          <w:sz w:val="24"/>
        </w:rPr>
        <w:t>, which could mimic the t</w:t>
      </w:r>
      <w:r w:rsidRPr="002E7B01">
        <w:rPr>
          <w:rFonts w:ascii="Times New Roman" w:hAnsi="Times New Roman" w:cs="Times New Roman"/>
          <w:sz w:val="24"/>
        </w:rPr>
        <w:t>herapeutic effect</w:t>
      </w:r>
      <w:r>
        <w:rPr>
          <w:rFonts w:ascii="Times New Roman" w:hAnsi="Times New Roman" w:cs="Times New Roman"/>
          <w:sz w:val="24"/>
        </w:rPr>
        <w:t>s of real treatment,</w:t>
      </w:r>
      <w:r w:rsidRPr="009F2166">
        <w:rPr>
          <w:rFonts w:ascii="Times New Roman" w:hAnsi="Times New Roman" w:cs="Times New Roman"/>
          <w:sz w:val="24"/>
        </w:rPr>
        <w:t xml:space="preserve"> and w</w:t>
      </w:r>
      <w:r w:rsidRPr="009F2166">
        <w:rPr>
          <w:rFonts w:ascii="Times New Roman" w:hAnsi="Times New Roman" w:cs="Times New Roman" w:hint="eastAsia"/>
          <w:sz w:val="24"/>
        </w:rPr>
        <w:t xml:space="preserve">idely </w:t>
      </w:r>
      <w:r w:rsidRPr="009F2166">
        <w:rPr>
          <w:rFonts w:ascii="Times New Roman" w:hAnsi="Times New Roman" w:cs="Times New Roman"/>
          <w:sz w:val="24"/>
        </w:rPr>
        <w:t>affect</w:t>
      </w:r>
      <w:r>
        <w:rPr>
          <w:rFonts w:ascii="Times New Roman" w:hAnsi="Times New Roman" w:cs="Times New Roman"/>
          <w:sz w:val="24"/>
        </w:rPr>
        <w:t>s human well-being</w:t>
      </w:r>
      <w:r>
        <w:t xml:space="preserve"> </w:t>
      </w:r>
      <w:r w:rsidRPr="00E1249D">
        <w:rPr>
          <w:rFonts w:ascii="Times New Roman" w:hAnsi="Times New Roman" w:cs="Times New Roman"/>
          <w:sz w:val="24"/>
        </w:rPr>
        <w:t>(</w:t>
      </w:r>
      <w:r w:rsidRPr="00E1249D">
        <w:rPr>
          <w:rFonts w:ascii="Times New Roman" w:hAnsi="Times New Roman" w:cs="Times New Roman"/>
          <w:color w:val="5B9BD5" w:themeColor="accent5"/>
          <w:sz w:val="24"/>
        </w:rPr>
        <w:t>Colloca et al., 2004; Enck et al., 2013</w:t>
      </w:r>
      <w:r w:rsidRPr="00E1249D">
        <w:rPr>
          <w:rFonts w:ascii="Times New Roman" w:hAnsi="Times New Roman" w:cs="Times New Roman"/>
          <w:sz w:val="24"/>
        </w:rPr>
        <w:t>)</w:t>
      </w:r>
      <w:r w:rsidRPr="009F2166">
        <w:rPr>
          <w:rFonts w:ascii="Times New Roman" w:hAnsi="Times New Roman" w:cs="Times New Roman"/>
          <w:sz w:val="24"/>
        </w:rPr>
        <w:t>.</w:t>
      </w:r>
      <w:r w:rsidRPr="009F2166">
        <w:rPr>
          <w:rFonts w:ascii="Times New Roman" w:hAnsi="Times New Roman" w:cs="Times New Roman" w:hint="eastAsia"/>
          <w:sz w:val="24"/>
        </w:rPr>
        <w:t xml:space="preserve"> </w:t>
      </w:r>
      <w:r w:rsidRPr="009F2166">
        <w:rPr>
          <w:rFonts w:ascii="Times New Roman" w:hAnsi="Times New Roman" w:cs="Times New Roman"/>
          <w:sz w:val="24"/>
        </w:rPr>
        <w:t xml:space="preserve">Our </w:t>
      </w:r>
      <w:r>
        <w:rPr>
          <w:rFonts w:ascii="Times New Roman" w:hAnsi="Times New Roman" w:cs="Times New Roman"/>
          <w:sz w:val="24"/>
        </w:rPr>
        <w:t>ancestors administered</w:t>
      </w:r>
      <w:r w:rsidRPr="009F2166">
        <w:rPr>
          <w:rFonts w:ascii="Times New Roman" w:hAnsi="Times New Roman" w:cs="Times New Roman"/>
          <w:sz w:val="24"/>
        </w:rPr>
        <w:t xml:space="preserve"> </w:t>
      </w:r>
      <w:r w:rsidRPr="00B43760">
        <w:rPr>
          <w:rFonts w:ascii="Times New Roman" w:hAnsi="Times New Roman" w:cs="Times New Roman"/>
          <w:sz w:val="24"/>
        </w:rPr>
        <w:t>colorful treatments to c</w:t>
      </w:r>
      <w:r w:rsidRPr="009F2166">
        <w:rPr>
          <w:rFonts w:ascii="Times New Roman" w:hAnsi="Times New Roman" w:cs="Times New Roman"/>
          <w:sz w:val="24"/>
        </w:rPr>
        <w:t>ure diseases, such</w:t>
      </w:r>
      <w:r>
        <w:rPr>
          <w:rFonts w:ascii="Times New Roman" w:hAnsi="Times New Roman" w:cs="Times New Roman"/>
          <w:sz w:val="24"/>
        </w:rPr>
        <w:t xml:space="preserve"> as the touch of royal members,</w:t>
      </w:r>
      <w:r w:rsidRPr="009F2166">
        <w:rPr>
          <w:rFonts w:ascii="Times New Roman" w:hAnsi="Times New Roman" w:cs="Times New Roman"/>
          <w:sz w:val="24"/>
        </w:rPr>
        <w:t xml:space="preserve"> spider web and worms. Although it easy to criticize these sham treatments with the benefit of hindsight, we can be hardly immune to placebo effect today</w:t>
      </w:r>
      <w:r>
        <w:rPr>
          <w:rFonts w:ascii="Times New Roman" w:hAnsi="Times New Roman" w:cs="Times New Roman"/>
          <w:sz w:val="24"/>
        </w:rPr>
        <w:t xml:space="preserve"> (</w:t>
      </w:r>
      <w:r w:rsidRPr="00C7589C">
        <w:rPr>
          <w:rFonts w:ascii="Times New Roman" w:hAnsi="Times New Roman" w:cs="Times New Roman"/>
          <w:color w:val="5B9BD5" w:themeColor="accent5"/>
          <w:sz w:val="24"/>
        </w:rPr>
        <w:t>REF</w:t>
      </w:r>
      <w:r>
        <w:rPr>
          <w:rFonts w:ascii="Times New Roman" w:hAnsi="Times New Roman" w:cs="Times New Roman"/>
          <w:sz w:val="24"/>
        </w:rPr>
        <w:t>).</w:t>
      </w:r>
    </w:p>
    <w:p w14:paraId="369B8597" w14:textId="77777777" w:rsidR="00B43760" w:rsidRDefault="00B43760" w:rsidP="00B43760">
      <w:pPr>
        <w:widowControl/>
        <w:spacing w:before="100" w:after="100" w:line="360" w:lineRule="auto"/>
        <w:jc w:val="left"/>
        <w:rPr>
          <w:rFonts w:ascii="Times New Roman" w:hAnsi="Times New Roman" w:cs="Times New Roman"/>
          <w:sz w:val="24"/>
          <w:szCs w:val="24"/>
        </w:rPr>
      </w:pPr>
      <w:r>
        <w:rPr>
          <w:rFonts w:ascii="Times New Roman" w:hAnsi="Times New Roman" w:cs="Times New Roman"/>
          <w:sz w:val="24"/>
        </w:rPr>
        <w:t>Knowing the treatment-rela</w:t>
      </w:r>
      <w:r w:rsidRPr="00D92A82">
        <w:rPr>
          <w:rFonts w:ascii="Times New Roman" w:hAnsi="Times New Roman" w:cs="Times New Roman"/>
          <w:sz w:val="24"/>
        </w:rPr>
        <w:t>ted information</w:t>
      </w:r>
      <w:r>
        <w:rPr>
          <w:rFonts w:ascii="Times New Roman" w:hAnsi="Times New Roman" w:cs="Times New Roman"/>
          <w:sz w:val="24"/>
        </w:rPr>
        <w:t xml:space="preserve"> (such as its efficacy, usage) </w:t>
      </w:r>
      <w:r w:rsidRPr="00D92A82">
        <w:rPr>
          <w:rFonts w:ascii="Times New Roman" w:hAnsi="Times New Roman" w:cs="Times New Roman"/>
          <w:sz w:val="24"/>
        </w:rPr>
        <w:t xml:space="preserve">is </w:t>
      </w:r>
      <w:r>
        <w:rPr>
          <w:rFonts w:ascii="Times New Roman" w:hAnsi="Times New Roman" w:cs="Times New Roman"/>
          <w:sz w:val="24"/>
        </w:rPr>
        <w:t>critical</w:t>
      </w:r>
      <w:r w:rsidRPr="00D92A82">
        <w:rPr>
          <w:rFonts w:ascii="Times New Roman" w:hAnsi="Times New Roman" w:cs="Times New Roman"/>
          <w:sz w:val="24"/>
        </w:rPr>
        <w:t xml:space="preserve"> to induce placebo effect (</w:t>
      </w:r>
      <w:r w:rsidRPr="00D92A82">
        <w:rPr>
          <w:rFonts w:ascii="Times New Roman" w:hAnsi="Times New Roman" w:cs="Times New Roman"/>
          <w:color w:val="5B9BD5" w:themeColor="accent5"/>
          <w:sz w:val="24"/>
        </w:rPr>
        <w:t>Finniss et al., 2010</w:t>
      </w:r>
      <w:r w:rsidRPr="00D92A82">
        <w:rPr>
          <w:rFonts w:ascii="Times New Roman" w:hAnsi="Times New Roman" w:cs="Times New Roman"/>
          <w:sz w:val="24"/>
        </w:rPr>
        <w:t>).</w:t>
      </w:r>
      <w:r>
        <w:rPr>
          <w:rFonts w:ascii="Times" w:hAnsi="Times"/>
        </w:rPr>
        <w:t xml:space="preserve"> </w:t>
      </w:r>
      <w:r w:rsidRPr="00E97917">
        <w:rPr>
          <w:rFonts w:ascii="Times" w:hAnsi="Times"/>
          <w:sz w:val="24"/>
          <w:szCs w:val="24"/>
        </w:rPr>
        <w:t>In clinical practice, open treatment with drug information provided by clinicians produced better effectiveness than hidden treatment in which without any information (</w:t>
      </w:r>
      <w:r w:rsidRPr="00E97917">
        <w:rPr>
          <w:rFonts w:ascii="Times" w:hAnsi="Times"/>
          <w:color w:val="5B9BD5"/>
          <w:sz w:val="24"/>
          <w:szCs w:val="24"/>
          <w:u w:color="5B9BD5"/>
        </w:rPr>
        <w:t>Benedetti et al., 2003</w:t>
      </w:r>
      <w:r w:rsidRPr="00E97917">
        <w:rPr>
          <w:rFonts w:ascii="Times" w:hAnsi="Times"/>
          <w:sz w:val="24"/>
          <w:szCs w:val="24"/>
        </w:rPr>
        <w:t>)</w:t>
      </w:r>
      <w:r>
        <w:rPr>
          <w:rFonts w:ascii="Times" w:hAnsi="Times"/>
          <w:sz w:val="24"/>
          <w:szCs w:val="24"/>
        </w:rPr>
        <w:t xml:space="preserve"> even though the administered treatment is same. A</w:t>
      </w:r>
      <w:r>
        <w:rPr>
          <w:rFonts w:ascii="Times" w:hAnsi="Times" w:hint="eastAsia"/>
          <w:sz w:val="24"/>
          <w:szCs w:val="24"/>
        </w:rPr>
        <w:t>n</w:t>
      </w:r>
      <w:r>
        <w:rPr>
          <w:rFonts w:ascii="Times" w:hAnsi="Times"/>
          <w:sz w:val="24"/>
          <w:szCs w:val="24"/>
        </w:rPr>
        <w:t>d m</w:t>
      </w:r>
      <w:r w:rsidRPr="00E97917">
        <w:rPr>
          <w:rFonts w:ascii="Times" w:hAnsi="Times"/>
          <w:sz w:val="24"/>
          <w:szCs w:val="24"/>
        </w:rPr>
        <w:t>ore delineated and certain information produced stronger therapeutic efficacy (</w:t>
      </w:r>
      <w:r w:rsidRPr="003455C2">
        <w:rPr>
          <w:rFonts w:ascii="Times" w:hAnsi="Times"/>
          <w:color w:val="5B9BD5" w:themeColor="accent5"/>
          <w:sz w:val="24"/>
          <w:szCs w:val="24"/>
        </w:rPr>
        <w:t>Slavenka et al., 2014; Thomas, 1987</w:t>
      </w:r>
      <w:r w:rsidRPr="00E97917">
        <w:rPr>
          <w:rFonts w:ascii="Times" w:hAnsi="Times"/>
          <w:sz w:val="24"/>
          <w:szCs w:val="24"/>
        </w:rPr>
        <w:t>).</w:t>
      </w:r>
      <w:r>
        <w:rPr>
          <w:rFonts w:ascii="Times" w:hAnsi="Times"/>
          <w:sz w:val="24"/>
          <w:szCs w:val="24"/>
        </w:rPr>
        <w:t xml:space="preserve"> In laboratory studies, delivering the treatment efficacy via </w:t>
      </w:r>
      <w:r w:rsidRPr="00513794">
        <w:rPr>
          <w:rFonts w:ascii="Times" w:hAnsi="Times"/>
          <w:sz w:val="24"/>
          <w:szCs w:val="24"/>
        </w:rPr>
        <w:t>verbal instructions</w:t>
      </w:r>
      <w:r>
        <w:rPr>
          <w:rFonts w:ascii="Times" w:hAnsi="Times"/>
          <w:sz w:val="24"/>
          <w:szCs w:val="24"/>
        </w:rPr>
        <w:t xml:space="preserve"> has</w:t>
      </w:r>
      <w:r w:rsidRPr="00513794">
        <w:rPr>
          <w:rFonts w:ascii="Times" w:hAnsi="Times"/>
          <w:sz w:val="24"/>
          <w:szCs w:val="24"/>
        </w:rPr>
        <w:t xml:space="preserve"> been widely used to induce placebo effect (</w:t>
      </w:r>
      <w:r w:rsidRPr="00513794">
        <w:rPr>
          <w:rFonts w:ascii="Times" w:hAnsi="Times"/>
          <w:color w:val="5B9BD5"/>
          <w:sz w:val="24"/>
          <w:szCs w:val="24"/>
          <w:u w:color="5B9BD5"/>
        </w:rPr>
        <w:t>Benedetti, Enck, Frisaldi, Schedlowski, 201</w:t>
      </w:r>
      <w:r>
        <w:rPr>
          <w:rFonts w:ascii="Times" w:hAnsi="Times"/>
          <w:color w:val="5B9BD5"/>
          <w:sz w:val="24"/>
          <w:szCs w:val="24"/>
          <w:u w:color="5B9BD5"/>
        </w:rPr>
        <w:t>4</w:t>
      </w:r>
      <w:r w:rsidRPr="00513794">
        <w:rPr>
          <w:rFonts w:ascii="Times" w:hAnsi="Times"/>
          <w:sz w:val="24"/>
          <w:szCs w:val="24"/>
        </w:rPr>
        <w:t xml:space="preserve">). </w:t>
      </w:r>
      <w:r>
        <w:rPr>
          <w:rFonts w:ascii="Times New Roman" w:hAnsi="Times New Roman" w:cs="Times New Roman"/>
          <w:sz w:val="24"/>
          <w:szCs w:val="24"/>
        </w:rPr>
        <w:t>W</w:t>
      </w:r>
      <w:r w:rsidRPr="00F1061F">
        <w:rPr>
          <w:rFonts w:ascii="Times New Roman" w:hAnsi="Times New Roman" w:cs="Times New Roman"/>
          <w:sz w:val="24"/>
          <w:szCs w:val="24"/>
        </w:rPr>
        <w:t xml:space="preserve">e have already known </w:t>
      </w:r>
      <w:r>
        <w:rPr>
          <w:rFonts w:ascii="Times New Roman" w:hAnsi="Times New Roman" w:cs="Times New Roman"/>
          <w:sz w:val="24"/>
          <w:szCs w:val="24"/>
        </w:rPr>
        <w:t xml:space="preserve">that </w:t>
      </w:r>
      <w:r w:rsidRPr="00F1061F">
        <w:rPr>
          <w:rFonts w:ascii="Times New Roman" w:hAnsi="Times New Roman" w:cs="Times New Roman"/>
          <w:sz w:val="24"/>
          <w:szCs w:val="24"/>
        </w:rPr>
        <w:t>the necessity of treatment</w:t>
      </w:r>
      <w:r>
        <w:rPr>
          <w:rFonts w:ascii="Times New Roman" w:hAnsi="Times New Roman" w:cs="Times New Roman"/>
          <w:sz w:val="24"/>
          <w:szCs w:val="24"/>
        </w:rPr>
        <w:t>-related</w:t>
      </w:r>
      <w:r w:rsidRPr="00F1061F">
        <w:rPr>
          <w:rFonts w:ascii="Times New Roman" w:hAnsi="Times New Roman" w:cs="Times New Roman"/>
          <w:sz w:val="24"/>
          <w:szCs w:val="24"/>
        </w:rPr>
        <w:t xml:space="preserve"> information for inducing placeb</w:t>
      </w:r>
      <w:r>
        <w:rPr>
          <w:rFonts w:ascii="Times New Roman" w:hAnsi="Times New Roman" w:cs="Times New Roman"/>
          <w:sz w:val="24"/>
          <w:szCs w:val="24"/>
        </w:rPr>
        <w:t xml:space="preserve">o effect. But how brain encoded, </w:t>
      </w:r>
      <w:r w:rsidRPr="00F1061F">
        <w:rPr>
          <w:rFonts w:ascii="Times New Roman" w:hAnsi="Times New Roman" w:cs="Times New Roman"/>
          <w:sz w:val="24"/>
          <w:szCs w:val="24"/>
        </w:rPr>
        <w:t>represented</w:t>
      </w:r>
      <w:r>
        <w:rPr>
          <w:rFonts w:ascii="Times New Roman" w:hAnsi="Times New Roman" w:cs="Times New Roman"/>
          <w:sz w:val="24"/>
          <w:szCs w:val="24"/>
        </w:rPr>
        <w:t xml:space="preserve"> and constructed</w:t>
      </w:r>
      <w:r w:rsidRPr="00F1061F">
        <w:rPr>
          <w:rFonts w:ascii="Times New Roman" w:hAnsi="Times New Roman" w:cs="Times New Roman"/>
          <w:sz w:val="24"/>
          <w:szCs w:val="24"/>
        </w:rPr>
        <w:t xml:space="preserve"> the treatment</w:t>
      </w:r>
      <w:r>
        <w:rPr>
          <w:rFonts w:ascii="Times New Roman" w:hAnsi="Times New Roman" w:cs="Times New Roman"/>
          <w:sz w:val="24"/>
          <w:szCs w:val="24"/>
        </w:rPr>
        <w:t>-related</w:t>
      </w:r>
      <w:r w:rsidRPr="00F1061F">
        <w:rPr>
          <w:rFonts w:ascii="Times New Roman" w:hAnsi="Times New Roman" w:cs="Times New Roman"/>
          <w:sz w:val="24"/>
          <w:szCs w:val="24"/>
        </w:rPr>
        <w:t xml:space="preserve"> information</w:t>
      </w:r>
      <w:r>
        <w:rPr>
          <w:rFonts w:ascii="Times New Roman" w:hAnsi="Times New Roman" w:cs="Times New Roman"/>
          <w:sz w:val="24"/>
          <w:szCs w:val="24"/>
        </w:rPr>
        <w:t xml:space="preserve"> to induce placebo responses are still remained unknown.</w:t>
      </w:r>
    </w:p>
    <w:p w14:paraId="0760C6AE" w14:textId="77777777" w:rsidR="00B43760" w:rsidRPr="00866B2B" w:rsidRDefault="00B43760" w:rsidP="00B43760">
      <w:pPr>
        <w:widowControl/>
        <w:spacing w:before="100" w:after="100" w:line="360" w:lineRule="auto"/>
        <w:jc w:val="left"/>
        <w:rPr>
          <w:rFonts w:ascii="Times New Roman" w:eastAsia="Times" w:hAnsi="Times New Roman" w:cs="Times New Roman"/>
          <w:color w:val="7030A0"/>
          <w:sz w:val="24"/>
          <w:u w:color="7030A0"/>
          <w:shd w:val="clear" w:color="auto" w:fill="D8D8D8"/>
        </w:rPr>
      </w:pPr>
      <w:r w:rsidRPr="00866B2B">
        <w:rPr>
          <w:rFonts w:ascii="Times New Roman" w:hAnsi="Times New Roman" w:cs="Times New Roman"/>
          <w:sz w:val="24"/>
        </w:rPr>
        <w:t>Gaining information about the</w:t>
      </w:r>
      <w:r>
        <w:rPr>
          <w:rFonts w:ascii="Times New Roman" w:hAnsi="Times New Roman" w:cs="Times New Roman"/>
          <w:sz w:val="24"/>
        </w:rPr>
        <w:t xml:space="preserve"> administered</w:t>
      </w:r>
      <w:r w:rsidRPr="00866B2B">
        <w:rPr>
          <w:rFonts w:ascii="Times New Roman" w:hAnsi="Times New Roman" w:cs="Times New Roman"/>
          <w:sz w:val="24"/>
        </w:rPr>
        <w:t xml:space="preserve"> treatment may generate expectations of treatment outcome possibly by actively predicting the health benefits for future-oriented personal well-being. We hypothesized that the treatment</w:t>
      </w:r>
      <w:r>
        <w:rPr>
          <w:rFonts w:ascii="Times New Roman" w:hAnsi="Times New Roman" w:cs="Times New Roman"/>
          <w:sz w:val="24"/>
        </w:rPr>
        <w:t xml:space="preserve">-related </w:t>
      </w:r>
      <w:r w:rsidRPr="00866B2B">
        <w:rPr>
          <w:rFonts w:ascii="Times New Roman" w:hAnsi="Times New Roman" w:cs="Times New Roman"/>
          <w:sz w:val="24"/>
        </w:rPr>
        <w:t xml:space="preserve"> information could be encoded and </w:t>
      </w:r>
      <w:r>
        <w:rPr>
          <w:rFonts w:ascii="Times New Roman" w:hAnsi="Times New Roman" w:cs="Times New Roman"/>
          <w:sz w:val="24"/>
        </w:rPr>
        <w:t>constructed</w:t>
      </w:r>
      <w:r w:rsidRPr="00866B2B">
        <w:rPr>
          <w:rFonts w:ascii="Times New Roman" w:hAnsi="Times New Roman" w:cs="Times New Roman"/>
          <w:sz w:val="24"/>
        </w:rPr>
        <w:t xml:space="preserve"> in ventromedial prefrontal cortex </w:t>
      </w:r>
      <w:r w:rsidRPr="00866B2B">
        <w:rPr>
          <w:rFonts w:ascii="Times New Roman" w:hAnsi="Times New Roman" w:cs="Times New Roman"/>
          <w:sz w:val="24"/>
        </w:rPr>
        <w:lastRenderedPageBreak/>
        <w:t>(vmPFC) and brain regions that were associated with believed</w:t>
      </w:r>
      <w:r>
        <w:rPr>
          <w:rFonts w:ascii="Times New Roman" w:hAnsi="Times New Roman" w:cs="Times New Roman"/>
          <w:sz w:val="24"/>
        </w:rPr>
        <w:t>, specific</w:t>
      </w:r>
      <w:r w:rsidRPr="00866B2B">
        <w:rPr>
          <w:rFonts w:ascii="Times New Roman" w:hAnsi="Times New Roman" w:cs="Times New Roman"/>
          <w:sz w:val="24"/>
        </w:rPr>
        <w:t xml:space="preserve"> treatment effect. This hypothesis is based on two lines of evidence. On the one hand, the vmPFC is a critical brain region in self-projection (</w:t>
      </w:r>
      <w:r w:rsidRPr="00866B2B">
        <w:rPr>
          <w:rFonts w:ascii="Times New Roman" w:hAnsi="Times New Roman" w:cs="Times New Roman"/>
          <w:color w:val="5B9BD5"/>
          <w:sz w:val="24"/>
          <w:u w:color="5B9BD5"/>
        </w:rPr>
        <w:t>Bucker and Carroll, 2006</w:t>
      </w:r>
      <w:r w:rsidRPr="00866B2B">
        <w:rPr>
          <w:rFonts w:ascii="Times New Roman" w:hAnsi="Times New Roman" w:cs="Times New Roman"/>
          <w:sz w:val="24"/>
        </w:rPr>
        <w:t>) and imagination that via integrating knowledge to constitute a possible future episode (</w:t>
      </w:r>
      <w:r w:rsidRPr="00866B2B">
        <w:rPr>
          <w:rFonts w:ascii="Times New Roman" w:hAnsi="Times New Roman" w:cs="Times New Roman"/>
          <w:color w:val="5B9BD5"/>
          <w:sz w:val="24"/>
          <w:u w:color="5B9BD5"/>
        </w:rPr>
        <w:t>Benoit et al., 2014</w:t>
      </w:r>
      <w:r w:rsidRPr="00866B2B">
        <w:rPr>
          <w:rFonts w:ascii="Times New Roman" w:hAnsi="Times New Roman" w:cs="Times New Roman"/>
          <w:sz w:val="24"/>
        </w:rPr>
        <w:t>). It has been theorized as the key region to represent concepts, meaning, value, expectations related to the treatment for personal well-being in placebo studies (</w:t>
      </w:r>
      <w:r w:rsidRPr="00866B2B">
        <w:rPr>
          <w:rFonts w:ascii="Times New Roman" w:hAnsi="Times New Roman" w:cs="Times New Roman"/>
          <w:color w:val="5B9BD5"/>
          <w:sz w:val="24"/>
          <w:u w:color="5B9BD5"/>
        </w:rPr>
        <w:t>Roy et al., 2012; Büchel et al., 2014; Ashar et al., 2017; Geuter et al., 2017</w:t>
      </w:r>
      <w:r w:rsidRPr="00866B2B">
        <w:rPr>
          <w:rFonts w:ascii="Times New Roman" w:hAnsi="Times New Roman" w:cs="Times New Roman"/>
          <w:sz w:val="24"/>
        </w:rPr>
        <w:t xml:space="preserve">). It was also treated as an important hub to project the generated expectations to target systems (e.g., multisensory system), then induced placebo responses (e.g., pain analgesia; </w:t>
      </w:r>
      <w:r w:rsidRPr="00866B2B">
        <w:rPr>
          <w:rFonts w:ascii="Times New Roman" w:hAnsi="Times New Roman" w:cs="Times New Roman"/>
          <w:color w:val="5B9BD5"/>
          <w:sz w:val="24"/>
          <w:u w:color="5B9BD5"/>
        </w:rPr>
        <w:t>Bingel et al., 2006; Tracey, 2010</w:t>
      </w:r>
      <w:r w:rsidRPr="00866B2B">
        <w:rPr>
          <w:rFonts w:ascii="Times New Roman" w:hAnsi="Times New Roman" w:cs="Times New Roman"/>
          <w:sz w:val="24"/>
        </w:rPr>
        <w:t>). On the other hand, the corresponding neural activity of placebo effect were specific and highly related to the acquired treatment</w:t>
      </w:r>
      <w:r>
        <w:rPr>
          <w:rFonts w:ascii="Times New Roman" w:hAnsi="Times New Roman" w:cs="Times New Roman"/>
          <w:sz w:val="24"/>
        </w:rPr>
        <w:t>-related</w:t>
      </w:r>
      <w:r w:rsidRPr="00866B2B">
        <w:rPr>
          <w:rFonts w:ascii="Times New Roman" w:hAnsi="Times New Roman" w:cs="Times New Roman"/>
          <w:sz w:val="24"/>
        </w:rPr>
        <w:t xml:space="preserve"> information. For example, the “pain killer” decreased neural responses in pain-sensitive regions (e.g., anterior insula, rostral anterior cingulate cortex, periaqueductal gray, thalamus, somatosensory cortex) (</w:t>
      </w:r>
      <w:r w:rsidRPr="00866B2B">
        <w:rPr>
          <w:rFonts w:ascii="Times New Roman" w:hAnsi="Times New Roman" w:cs="Times New Roman"/>
          <w:color w:val="5B9BD5"/>
          <w:sz w:val="24"/>
          <w:u w:color="5B9BD5"/>
        </w:rPr>
        <w:t>Wager et al., 2004; Ellingsen et al., 2013</w:t>
      </w:r>
      <w:r w:rsidRPr="00866B2B">
        <w:rPr>
          <w:rFonts w:ascii="Times New Roman" w:hAnsi="Times New Roman" w:cs="Times New Roman"/>
          <w:sz w:val="24"/>
        </w:rPr>
        <w:t>), and “anxiolytic drug” could down-regulate salience-related brain regions (e.g., dorsal anterior cingulate cortex, anterior insula) (</w:t>
      </w:r>
      <w:r w:rsidRPr="00866B2B">
        <w:rPr>
          <w:rFonts w:ascii="Times New Roman" w:hAnsi="Times New Roman" w:cs="Times New Roman"/>
          <w:color w:val="5B9BD5"/>
          <w:sz w:val="24"/>
          <w:u w:color="5B9BD5"/>
        </w:rPr>
        <w:t>Meyer et al., 2018</w:t>
      </w:r>
      <w:r w:rsidRPr="00866B2B">
        <w:rPr>
          <w:rFonts w:ascii="Times New Roman" w:hAnsi="Times New Roman" w:cs="Times New Roman"/>
          <w:sz w:val="24"/>
        </w:rPr>
        <w:t>). Therefore, the treatment</w:t>
      </w:r>
      <w:r>
        <w:rPr>
          <w:rFonts w:ascii="Times New Roman" w:hAnsi="Times New Roman" w:cs="Times New Roman"/>
          <w:sz w:val="24"/>
        </w:rPr>
        <w:t>-related</w:t>
      </w:r>
      <w:r w:rsidRPr="00866B2B">
        <w:rPr>
          <w:rFonts w:ascii="Times New Roman" w:hAnsi="Times New Roman" w:cs="Times New Roman"/>
          <w:sz w:val="24"/>
        </w:rPr>
        <w:t xml:space="preserve"> information may have been encoded</w:t>
      </w:r>
      <w:r>
        <w:rPr>
          <w:rFonts w:ascii="Times New Roman" w:hAnsi="Times New Roman" w:cs="Times New Roman"/>
          <w:sz w:val="24"/>
        </w:rPr>
        <w:t xml:space="preserve">, </w:t>
      </w:r>
      <w:r w:rsidRPr="00866B2B">
        <w:rPr>
          <w:rFonts w:ascii="Times New Roman" w:hAnsi="Times New Roman" w:cs="Times New Roman"/>
          <w:sz w:val="24"/>
        </w:rPr>
        <w:t>represented</w:t>
      </w:r>
      <w:r>
        <w:rPr>
          <w:rFonts w:ascii="Times New Roman" w:hAnsi="Times New Roman" w:cs="Times New Roman"/>
          <w:sz w:val="24"/>
        </w:rPr>
        <w:t>, and further constructed</w:t>
      </w:r>
      <w:r w:rsidRPr="00866B2B">
        <w:rPr>
          <w:rFonts w:ascii="Times New Roman" w:hAnsi="Times New Roman" w:cs="Times New Roman"/>
          <w:sz w:val="24"/>
        </w:rPr>
        <w:t xml:space="preserve"> in vmPFC to generate beliefs, as well as in treatment-specific brain regions.</w:t>
      </w:r>
    </w:p>
    <w:p w14:paraId="26B2BD01" w14:textId="77777777" w:rsidR="00B43760" w:rsidRDefault="00B43760" w:rsidP="00B43760">
      <w:pPr>
        <w:widowControl/>
        <w:spacing w:before="100" w:after="100" w:line="360" w:lineRule="auto"/>
        <w:jc w:val="left"/>
        <w:rPr>
          <w:rFonts w:ascii="Times New Roman" w:hAnsi="Times New Roman" w:cs="Times New Roman"/>
          <w:sz w:val="24"/>
        </w:rPr>
      </w:pPr>
      <w:r>
        <w:rPr>
          <w:rFonts w:ascii="Times" w:hAnsi="Times"/>
          <w:sz w:val="24"/>
          <w:szCs w:val="24"/>
        </w:rPr>
        <w:t>We adopted</w:t>
      </w:r>
      <w:r w:rsidRPr="003966A4">
        <w:rPr>
          <w:rFonts w:ascii="Times" w:hAnsi="Times"/>
          <w:sz w:val="24"/>
          <w:szCs w:val="24"/>
        </w:rPr>
        <w:t xml:space="preserve"> the framework of social placebo effect (SPE; </w:t>
      </w:r>
      <w:r w:rsidRPr="00B9290E">
        <w:rPr>
          <w:rFonts w:ascii="Times" w:hAnsi="Times"/>
          <w:color w:val="5B9BD5" w:themeColor="accent5"/>
          <w:sz w:val="24"/>
          <w:szCs w:val="24"/>
        </w:rPr>
        <w:t>Yan et al., 2018</w:t>
      </w:r>
      <w:r w:rsidRPr="003966A4">
        <w:rPr>
          <w:rFonts w:ascii="Times" w:hAnsi="Times"/>
          <w:sz w:val="24"/>
          <w:szCs w:val="24"/>
        </w:rPr>
        <w:t xml:space="preserve">), a latest placebo effect that can facilitate prosocial behaviors </w:t>
      </w:r>
      <w:r>
        <w:rPr>
          <w:rFonts w:ascii="Times" w:hAnsi="Times"/>
          <w:sz w:val="24"/>
          <w:szCs w:val="24"/>
        </w:rPr>
        <w:t xml:space="preserve">and promote social functioning, to investigate the neural representations of treatment-related information underlying placebo effect. Thus, we chose the social brain network, </w:t>
      </w:r>
      <w:r w:rsidRPr="003966A4">
        <w:rPr>
          <w:rFonts w:ascii="Times" w:hAnsi="Times"/>
          <w:sz w:val="24"/>
          <w:szCs w:val="24"/>
        </w:rPr>
        <w:t>which was crucial for social functioning and social well-being (</w:t>
      </w:r>
      <w:r w:rsidRPr="00BC71FB">
        <w:rPr>
          <w:rFonts w:ascii="Times" w:hAnsi="Times"/>
          <w:color w:val="5B9BD5" w:themeColor="accent5"/>
          <w:sz w:val="24"/>
          <w:szCs w:val="24"/>
        </w:rPr>
        <w:t>McCormick et al., 2018; Alcalá-López et al., 2018</w:t>
      </w:r>
      <w:r w:rsidRPr="003966A4">
        <w:rPr>
          <w:rFonts w:ascii="Times" w:hAnsi="Times"/>
          <w:sz w:val="24"/>
          <w:szCs w:val="24"/>
        </w:rPr>
        <w:t>) a</w:t>
      </w:r>
      <w:r>
        <w:rPr>
          <w:rFonts w:ascii="Times" w:hAnsi="Times" w:hint="eastAsia"/>
          <w:sz w:val="24"/>
          <w:szCs w:val="24"/>
        </w:rPr>
        <w:t>s</w:t>
      </w:r>
      <w:r>
        <w:rPr>
          <w:rFonts w:ascii="Times" w:hAnsi="Times"/>
          <w:sz w:val="24"/>
          <w:szCs w:val="24"/>
        </w:rPr>
        <w:t xml:space="preserve"> the treatm</w:t>
      </w:r>
      <w:r w:rsidRPr="00866B2B">
        <w:rPr>
          <w:rFonts w:ascii="Times New Roman" w:hAnsi="Times New Roman" w:cs="Times New Roman"/>
          <w:sz w:val="24"/>
        </w:rPr>
        <w:t>ent-specific brain regions.</w:t>
      </w:r>
      <w:r>
        <w:rPr>
          <w:rFonts w:ascii="Times New Roman" w:hAnsi="Times New Roman" w:cs="Times New Roman" w:hint="eastAsia"/>
          <w:sz w:val="24"/>
        </w:rPr>
        <w:t xml:space="preserve"> </w:t>
      </w:r>
    </w:p>
    <w:p w14:paraId="3209A741" w14:textId="77777777" w:rsidR="00B43760" w:rsidRDefault="00B43760" w:rsidP="00B43760">
      <w:pPr>
        <w:widowControl/>
        <w:spacing w:before="100" w:after="100" w:line="360" w:lineRule="auto"/>
        <w:jc w:val="left"/>
        <w:rPr>
          <w:rFonts w:ascii="Times New Roman" w:hAnsi="Times New Roman" w:cs="Times New Roman"/>
          <w:sz w:val="24"/>
        </w:rPr>
      </w:pPr>
    </w:p>
    <w:p w14:paraId="376244ED" w14:textId="77777777" w:rsidR="00B43760" w:rsidRPr="00625999" w:rsidRDefault="00B43760" w:rsidP="00B43760">
      <w:pPr>
        <w:widowControl/>
        <w:spacing w:before="100" w:after="100" w:line="360" w:lineRule="auto"/>
        <w:jc w:val="left"/>
        <w:rPr>
          <w:rFonts w:ascii="Times" w:hAnsi="Times"/>
          <w:sz w:val="24"/>
          <w:szCs w:val="24"/>
        </w:rPr>
      </w:pPr>
      <w:r w:rsidRPr="000E1975">
        <w:rPr>
          <w:rFonts w:ascii="Times New Roman" w:hAnsi="Times New Roman" w:cs="Times New Roman"/>
          <w:sz w:val="24"/>
        </w:rPr>
        <w:t>In</w:t>
      </w:r>
      <w:r>
        <w:rPr>
          <w:rFonts w:ascii="Times New Roman" w:hAnsi="Times New Roman" w:cs="Times New Roman"/>
          <w:sz w:val="24"/>
        </w:rPr>
        <w:t xml:space="preserve"> the </w:t>
      </w:r>
      <w:r w:rsidRPr="000E1975">
        <w:rPr>
          <w:rFonts w:ascii="Times New Roman" w:hAnsi="Times New Roman" w:cs="Times New Roman"/>
          <w:sz w:val="24"/>
        </w:rPr>
        <w:t>single-blind, between-subjects design</w:t>
      </w:r>
      <w:r>
        <w:rPr>
          <w:rFonts w:ascii="Times New Roman" w:hAnsi="Times New Roman" w:cs="Times New Roman"/>
          <w:sz w:val="24"/>
        </w:rPr>
        <w:t>, p</w:t>
      </w:r>
      <w:r w:rsidRPr="000E1975">
        <w:rPr>
          <w:rFonts w:ascii="Times New Roman" w:hAnsi="Times New Roman" w:cs="Times New Roman"/>
          <w:sz w:val="24"/>
        </w:rPr>
        <w:t>articipants were randomly assigned to spray+ condition</w:t>
      </w:r>
      <w:r>
        <w:rPr>
          <w:rFonts w:ascii="Times New Roman" w:hAnsi="Times New Roman" w:cs="Times New Roman"/>
          <w:sz w:val="24"/>
        </w:rPr>
        <w:t xml:space="preserve"> </w:t>
      </w:r>
      <w:r w:rsidRPr="000E1975">
        <w:rPr>
          <w:rFonts w:ascii="Times New Roman" w:hAnsi="Times New Roman" w:cs="Times New Roman"/>
          <w:sz w:val="24"/>
        </w:rPr>
        <w:t>and control condition</w:t>
      </w:r>
      <w:r>
        <w:rPr>
          <w:rFonts w:ascii="Times New Roman" w:hAnsi="Times New Roman" w:cs="Times New Roman"/>
          <w:sz w:val="24"/>
        </w:rPr>
        <w:t>. Consistent with our previous study (</w:t>
      </w:r>
      <w:r w:rsidRPr="00871DCD">
        <w:rPr>
          <w:rFonts w:ascii="Times New Roman" w:hAnsi="Times New Roman" w:cs="Times New Roman"/>
          <w:color w:val="5B9BD5" w:themeColor="accent5"/>
          <w:sz w:val="24"/>
        </w:rPr>
        <w:t>Yan et al., 2018</w:t>
      </w:r>
      <w:r>
        <w:rPr>
          <w:rFonts w:ascii="Times New Roman" w:hAnsi="Times New Roman" w:cs="Times New Roman"/>
          <w:sz w:val="24"/>
        </w:rPr>
        <w:t>)</w:t>
      </w:r>
      <w:r w:rsidRPr="000E1975">
        <w:rPr>
          <w:rFonts w:ascii="Times New Roman" w:hAnsi="Times New Roman" w:cs="Times New Roman"/>
          <w:sz w:val="24"/>
        </w:rPr>
        <w:t xml:space="preserve">, participants in spray+ condition were intranasally administered with saline (but </w:t>
      </w:r>
      <w:r w:rsidRPr="000E1975">
        <w:rPr>
          <w:rFonts w:ascii="Times New Roman" w:hAnsi="Times New Roman" w:cs="Times New Roman"/>
          <w:sz w:val="24"/>
        </w:rPr>
        <w:lastRenderedPageBreak/>
        <w:t xml:space="preserve">it was told as “oxytocin”, a neuropeptide which is highly related to prosocial behaviors). In control condition, participants were intranasally administered with saline and it was told as “saline”. </w:t>
      </w:r>
      <w:r>
        <w:rPr>
          <w:rFonts w:ascii="Times New Roman" w:hAnsi="Times New Roman" w:cs="Times New Roman"/>
          <w:sz w:val="24"/>
        </w:rPr>
        <w:t>W</w:t>
      </w:r>
      <w:r w:rsidRPr="003966A4">
        <w:rPr>
          <w:rFonts w:ascii="Times" w:hAnsi="Times"/>
          <w:sz w:val="24"/>
          <w:szCs w:val="24"/>
        </w:rPr>
        <w:t xml:space="preserve">e </w:t>
      </w:r>
      <w:r>
        <w:rPr>
          <w:rFonts w:ascii="Times" w:hAnsi="Times"/>
          <w:sz w:val="24"/>
          <w:szCs w:val="24"/>
        </w:rPr>
        <w:t>adopted and designed</w:t>
      </w:r>
      <w:r w:rsidRPr="003966A4">
        <w:rPr>
          <w:rFonts w:ascii="Times" w:hAnsi="Times"/>
          <w:sz w:val="24"/>
          <w:szCs w:val="24"/>
        </w:rPr>
        <w:t xml:space="preserve"> resting-state and </w:t>
      </w:r>
      <w:r>
        <w:rPr>
          <w:rFonts w:ascii="Times" w:hAnsi="Times"/>
          <w:sz w:val="24"/>
          <w:szCs w:val="24"/>
        </w:rPr>
        <w:t>information</w:t>
      </w:r>
      <w:r w:rsidRPr="003966A4">
        <w:rPr>
          <w:rFonts w:ascii="Times" w:hAnsi="Times"/>
          <w:sz w:val="24"/>
          <w:szCs w:val="24"/>
        </w:rPr>
        <w:t xml:space="preserve"> representation task</w:t>
      </w:r>
      <w:r>
        <w:rPr>
          <w:rFonts w:ascii="Times" w:hAnsi="Times"/>
          <w:sz w:val="24"/>
          <w:szCs w:val="24"/>
        </w:rPr>
        <w:t xml:space="preserve"> as in-scanner tasks</w:t>
      </w:r>
      <w:r w:rsidRPr="003966A4">
        <w:rPr>
          <w:rFonts w:ascii="Times" w:hAnsi="Times"/>
          <w:sz w:val="24"/>
          <w:szCs w:val="24"/>
        </w:rPr>
        <w:t>. The resting state could reflect the internal and automatic representation (</w:t>
      </w:r>
      <w:r w:rsidRPr="0052079C">
        <w:rPr>
          <w:rFonts w:ascii="Times" w:hAnsi="Times"/>
          <w:color w:val="5B9BD5" w:themeColor="accent5"/>
          <w:sz w:val="24"/>
          <w:szCs w:val="24"/>
        </w:rPr>
        <w:t>Lewis et al., 2009</w:t>
      </w:r>
      <w:r w:rsidRPr="003966A4">
        <w:rPr>
          <w:rFonts w:ascii="Times" w:hAnsi="Times"/>
          <w:sz w:val="24"/>
          <w:szCs w:val="24"/>
        </w:rPr>
        <w:t>) for prior cognitive process and recent experience (</w:t>
      </w:r>
      <w:r w:rsidRPr="0052079C">
        <w:rPr>
          <w:rFonts w:ascii="Times" w:hAnsi="Times"/>
          <w:color w:val="5B9BD5" w:themeColor="accent5"/>
          <w:sz w:val="24"/>
          <w:szCs w:val="24"/>
        </w:rPr>
        <w:t>Waites et al., 2005; Hasson et al., 2009; Mildner and Tamir, 2019</w:t>
      </w:r>
      <w:r w:rsidRPr="003966A4">
        <w:rPr>
          <w:rFonts w:ascii="Times" w:hAnsi="Times"/>
          <w:sz w:val="24"/>
          <w:szCs w:val="24"/>
        </w:rPr>
        <w:t>). Therefore, measuring the resting-state process may shed light on how people spontaneously processed the treatment</w:t>
      </w:r>
      <w:r>
        <w:rPr>
          <w:rFonts w:ascii="Times" w:hAnsi="Times"/>
          <w:sz w:val="24"/>
          <w:szCs w:val="24"/>
        </w:rPr>
        <w:t>-related information</w:t>
      </w:r>
      <w:r w:rsidRPr="003966A4">
        <w:rPr>
          <w:rFonts w:ascii="Times" w:hAnsi="Times"/>
          <w:sz w:val="24"/>
          <w:szCs w:val="24"/>
        </w:rPr>
        <w:t xml:space="preserve">. Based on our hypothesis, we were interested to examine the functional connectivity within </w:t>
      </w:r>
      <w:r>
        <w:rPr>
          <w:rFonts w:ascii="Times" w:hAnsi="Times"/>
          <w:sz w:val="24"/>
          <w:szCs w:val="24"/>
        </w:rPr>
        <w:t>social brain network</w:t>
      </w:r>
      <w:r w:rsidRPr="003966A4">
        <w:rPr>
          <w:rFonts w:ascii="Times" w:hAnsi="Times"/>
          <w:sz w:val="24"/>
          <w:szCs w:val="24"/>
        </w:rPr>
        <w:t xml:space="preserve"> and vmPFC-based connection. </w:t>
      </w:r>
      <w:r>
        <w:rPr>
          <w:rFonts w:ascii="Times" w:hAnsi="Times"/>
          <w:sz w:val="24"/>
          <w:szCs w:val="24"/>
        </w:rPr>
        <w:t>Further, t</w:t>
      </w:r>
      <w:r w:rsidRPr="003966A4">
        <w:rPr>
          <w:rFonts w:ascii="Times" w:hAnsi="Times"/>
          <w:sz w:val="24"/>
          <w:szCs w:val="24"/>
        </w:rPr>
        <w:t xml:space="preserve">o capture </w:t>
      </w:r>
      <w:r>
        <w:rPr>
          <w:rFonts w:ascii="Times" w:hAnsi="Times"/>
          <w:sz w:val="24"/>
          <w:szCs w:val="24"/>
        </w:rPr>
        <w:t>how the treatment-related information represented and constructed</w:t>
      </w:r>
      <w:r w:rsidRPr="003966A4">
        <w:rPr>
          <w:rFonts w:ascii="Times" w:hAnsi="Times"/>
          <w:sz w:val="24"/>
          <w:szCs w:val="24"/>
        </w:rPr>
        <w:t>, we designed information representation task, in which participants were p</w:t>
      </w:r>
      <w:r>
        <w:rPr>
          <w:rFonts w:ascii="Times" w:hAnsi="Times"/>
          <w:sz w:val="24"/>
          <w:szCs w:val="24"/>
        </w:rPr>
        <w:t xml:space="preserve">resented with the key treatment-related sentences (i.e., sentences to describe oxytocin, </w:t>
      </w:r>
      <w:r w:rsidRPr="00E52C33">
        <w:rPr>
          <w:rFonts w:ascii="Times" w:hAnsi="Times"/>
          <w:i/>
          <w:sz w:val="24"/>
          <w:szCs w:val="24"/>
        </w:rPr>
        <w:t>oxytocin-related</w:t>
      </w:r>
      <w:r>
        <w:rPr>
          <w:rFonts w:ascii="Times" w:hAnsi="Times"/>
          <w:sz w:val="24"/>
          <w:szCs w:val="24"/>
        </w:rPr>
        <w:t xml:space="preserve"> information) </w:t>
      </w:r>
      <w:r w:rsidRPr="003966A4">
        <w:rPr>
          <w:rFonts w:ascii="Times" w:hAnsi="Times"/>
          <w:sz w:val="24"/>
          <w:szCs w:val="24"/>
        </w:rPr>
        <w:t>one by one</w:t>
      </w:r>
      <w:r w:rsidRPr="00F66B12">
        <w:rPr>
          <w:rFonts w:ascii="Times" w:hAnsi="Times"/>
          <w:color w:val="FF0000"/>
          <w:sz w:val="24"/>
          <w:szCs w:val="24"/>
        </w:rPr>
        <w:t xml:space="preserve"> (</w:t>
      </w:r>
      <w:r>
        <w:rPr>
          <w:rFonts w:ascii="Times" w:hAnsi="Times"/>
          <w:color w:val="FF0000"/>
          <w:sz w:val="24"/>
          <w:szCs w:val="24"/>
        </w:rPr>
        <w:t xml:space="preserve">details </w:t>
      </w:r>
      <w:r w:rsidRPr="00F66B12">
        <w:rPr>
          <w:rFonts w:ascii="Times" w:hAnsi="Times"/>
          <w:color w:val="FF0000"/>
          <w:sz w:val="24"/>
          <w:szCs w:val="24"/>
        </w:rPr>
        <w:t>see Method)</w:t>
      </w:r>
      <w:r w:rsidRPr="003966A4">
        <w:rPr>
          <w:rFonts w:ascii="Times" w:hAnsi="Times"/>
          <w:sz w:val="24"/>
          <w:szCs w:val="24"/>
        </w:rPr>
        <w:t xml:space="preserve">. This task possibly mimicked the representation process when people read the instruction of medicine in daily life, or received the verbal suggestions in placebo studies. </w:t>
      </w:r>
      <w:r>
        <w:rPr>
          <w:rFonts w:ascii="Times" w:hAnsi="Times"/>
          <w:sz w:val="24"/>
          <w:szCs w:val="24"/>
        </w:rPr>
        <w:t xml:space="preserve">We also included </w:t>
      </w:r>
      <w:r w:rsidRPr="00DA40F6">
        <w:rPr>
          <w:rFonts w:ascii="Times" w:hAnsi="Times"/>
          <w:sz w:val="24"/>
          <w:szCs w:val="24"/>
        </w:rPr>
        <w:t>treatment-irrelevant information (</w:t>
      </w:r>
      <w:r>
        <w:rPr>
          <w:rFonts w:ascii="Times" w:hAnsi="Times"/>
          <w:sz w:val="24"/>
          <w:szCs w:val="24"/>
        </w:rPr>
        <w:t xml:space="preserve">sentences to describe robot, </w:t>
      </w:r>
      <w:r w:rsidRPr="00E52C33">
        <w:rPr>
          <w:rFonts w:ascii="Times" w:hAnsi="Times"/>
          <w:i/>
          <w:sz w:val="24"/>
          <w:szCs w:val="24"/>
        </w:rPr>
        <w:t>oxytocin-</w:t>
      </w:r>
      <w:r>
        <w:rPr>
          <w:rFonts w:ascii="Times" w:hAnsi="Times"/>
          <w:i/>
          <w:sz w:val="24"/>
          <w:szCs w:val="24"/>
        </w:rPr>
        <w:t>irrelevant</w:t>
      </w:r>
      <w:r>
        <w:rPr>
          <w:rFonts w:ascii="Times" w:hAnsi="Times"/>
          <w:sz w:val="24"/>
          <w:szCs w:val="24"/>
        </w:rPr>
        <w:t xml:space="preserve"> information</w:t>
      </w:r>
      <w:r w:rsidRPr="00DA40F6">
        <w:rPr>
          <w:rFonts w:ascii="Times" w:hAnsi="Times"/>
          <w:sz w:val="24"/>
          <w:szCs w:val="24"/>
        </w:rPr>
        <w:t xml:space="preserve">) as control stimuli </w:t>
      </w:r>
      <w:r>
        <w:rPr>
          <w:rFonts w:ascii="Times" w:hAnsi="Times"/>
          <w:sz w:val="24"/>
          <w:szCs w:val="24"/>
        </w:rPr>
        <w:t>in this task.</w:t>
      </w:r>
      <w:r>
        <w:rPr>
          <w:rFonts w:ascii="Times" w:hAnsi="Times" w:hint="eastAsia"/>
          <w:sz w:val="24"/>
          <w:szCs w:val="24"/>
        </w:rPr>
        <w:t xml:space="preserve"> </w:t>
      </w:r>
      <w:r w:rsidRPr="003966A4">
        <w:rPr>
          <w:rFonts w:ascii="Times" w:hAnsi="Times"/>
          <w:sz w:val="24"/>
          <w:szCs w:val="24"/>
        </w:rPr>
        <w:t>We aimed to decipher the representation pattern of treatment</w:t>
      </w:r>
      <w:r>
        <w:rPr>
          <w:rFonts w:ascii="Times" w:hAnsi="Times"/>
          <w:sz w:val="24"/>
          <w:szCs w:val="24"/>
        </w:rPr>
        <w:t>-related</w:t>
      </w:r>
      <w:r w:rsidRPr="003966A4">
        <w:rPr>
          <w:rFonts w:ascii="Times" w:hAnsi="Times"/>
          <w:sz w:val="24"/>
          <w:szCs w:val="24"/>
        </w:rPr>
        <w:t xml:space="preserve"> information by using representational models (</w:t>
      </w:r>
      <w:r w:rsidRPr="000E1975">
        <w:rPr>
          <w:rFonts w:ascii="Times" w:hAnsi="Times"/>
          <w:color w:val="5B9BD5" w:themeColor="accent5"/>
          <w:sz w:val="24"/>
          <w:szCs w:val="24"/>
        </w:rPr>
        <w:t>Diedrichsen et al., 2017; Kriegeskorte and Douglas, 2019</w:t>
      </w:r>
      <w:r w:rsidRPr="003966A4">
        <w:rPr>
          <w:rFonts w:ascii="Times" w:hAnsi="Times"/>
          <w:sz w:val="24"/>
          <w:szCs w:val="24"/>
        </w:rPr>
        <w:t xml:space="preserve">; here, we adopted representational similarity analysis) which would assist to specify how information represented </w:t>
      </w:r>
      <w:r>
        <w:rPr>
          <w:rFonts w:ascii="Times" w:hAnsi="Times"/>
          <w:sz w:val="24"/>
          <w:szCs w:val="24"/>
        </w:rPr>
        <w:t xml:space="preserve">and organized </w:t>
      </w:r>
      <w:r w:rsidRPr="003966A4">
        <w:rPr>
          <w:rFonts w:ascii="Times" w:hAnsi="Times"/>
          <w:sz w:val="24"/>
          <w:szCs w:val="24"/>
        </w:rPr>
        <w:t>in vmPFC and social brain network.</w:t>
      </w:r>
      <w:r>
        <w:rPr>
          <w:rFonts w:ascii="Times" w:hAnsi="Times"/>
          <w:sz w:val="24"/>
          <w:szCs w:val="24"/>
        </w:rPr>
        <w:t xml:space="preserve"> </w:t>
      </w:r>
      <w:r>
        <w:rPr>
          <w:rFonts w:ascii="Times New Roman" w:hAnsi="Times New Roman" w:cs="Times New Roman"/>
          <w:sz w:val="24"/>
        </w:rPr>
        <w:t>Finally, participants finished</w:t>
      </w:r>
      <w:r w:rsidRPr="000E1975">
        <w:rPr>
          <w:rFonts w:ascii="Times New Roman" w:hAnsi="Times New Roman" w:cs="Times New Roman"/>
          <w:sz w:val="24"/>
        </w:rPr>
        <w:t xml:space="preserve"> social incentive delay task, and post-check questionnaires out of scanner (general procedure see </w:t>
      </w:r>
      <w:r w:rsidRPr="00D26259">
        <w:rPr>
          <w:rFonts w:ascii="Times New Roman" w:hAnsi="Times New Roman" w:cs="Times New Roman"/>
          <w:color w:val="5B9BD5" w:themeColor="accent5"/>
          <w:sz w:val="24"/>
        </w:rPr>
        <w:t>Figure 1</w:t>
      </w:r>
      <w:r w:rsidRPr="000E1975">
        <w:rPr>
          <w:rFonts w:ascii="Times New Roman" w:hAnsi="Times New Roman" w:cs="Times New Roman"/>
          <w:sz w:val="24"/>
        </w:rPr>
        <w:t xml:space="preserve">). </w:t>
      </w:r>
    </w:p>
    <w:p w14:paraId="6CAA0457" w14:textId="77777777" w:rsidR="00B43760" w:rsidRPr="00134795" w:rsidRDefault="00B43760" w:rsidP="00B43760">
      <w:pPr>
        <w:widowControl/>
        <w:spacing w:before="100" w:after="100" w:line="360" w:lineRule="auto"/>
        <w:jc w:val="left"/>
        <w:rPr>
          <w:rFonts w:ascii="Times New Roman" w:hAnsi="Times New Roman" w:cs="Times New Roman"/>
          <w:sz w:val="24"/>
        </w:rPr>
      </w:pPr>
      <w:r w:rsidRPr="00134795">
        <w:rPr>
          <w:rFonts w:ascii="Times New Roman" w:hAnsi="Times New Roman" w:cs="Times New Roman"/>
          <w:sz w:val="24"/>
        </w:rPr>
        <w:t>The answers to current research questions was affirmative:</w:t>
      </w:r>
    </w:p>
    <w:p w14:paraId="51757E8E" w14:textId="77777777" w:rsidR="00B43760" w:rsidRPr="00134795" w:rsidRDefault="00B43760" w:rsidP="00B43760">
      <w:pPr>
        <w:widowControl/>
        <w:spacing w:before="100" w:after="100" w:line="360" w:lineRule="auto"/>
        <w:jc w:val="left"/>
        <w:rPr>
          <w:rFonts w:ascii="Times New Roman" w:hAnsi="Times New Roman" w:cs="Times New Roman"/>
          <w:sz w:val="24"/>
        </w:rPr>
      </w:pPr>
      <w:r w:rsidRPr="00134795">
        <w:rPr>
          <w:rFonts w:ascii="Times New Roman" w:hAnsi="Times New Roman" w:cs="Times New Roman"/>
          <w:sz w:val="24"/>
        </w:rPr>
        <w:t xml:space="preserve">(i) Spontaneous representation for treatment information has enhanced functional connectivity between vmPFC and superior frontal gyrus, as well as within social brain network in spray+ condition; </w:t>
      </w:r>
    </w:p>
    <w:p w14:paraId="2384FEA8" w14:textId="77777777" w:rsidR="00B43760" w:rsidRPr="00134795" w:rsidRDefault="00B43760" w:rsidP="00B43760">
      <w:pPr>
        <w:widowControl/>
        <w:spacing w:before="100" w:after="100" w:line="360" w:lineRule="auto"/>
        <w:jc w:val="left"/>
        <w:rPr>
          <w:rFonts w:ascii="Times New Roman" w:hAnsi="Times New Roman" w:cs="Times New Roman"/>
          <w:sz w:val="24"/>
        </w:rPr>
      </w:pPr>
      <w:r w:rsidRPr="00134795">
        <w:rPr>
          <w:rFonts w:ascii="Times New Roman" w:hAnsi="Times New Roman" w:cs="Times New Roman"/>
          <w:sz w:val="24"/>
        </w:rPr>
        <w:lastRenderedPageBreak/>
        <w:t xml:space="preserve">(ii) Treatment-related information was represented in vmPFC, left middle frontal, right lateral orbitofrontal cortex with more distinct and finer-grained pattern in spray+ condition. </w:t>
      </w:r>
    </w:p>
    <w:p w14:paraId="402A2A2E" w14:textId="77777777" w:rsidR="00B43760" w:rsidRPr="000E1975" w:rsidRDefault="00B43760" w:rsidP="00B43760">
      <w:pPr>
        <w:widowControl/>
        <w:spacing w:before="100" w:after="100" w:line="360" w:lineRule="auto"/>
        <w:jc w:val="left"/>
        <w:rPr>
          <w:rFonts w:ascii="Times New Roman" w:hAnsi="Times New Roman" w:cs="Times New Roman"/>
          <w:sz w:val="24"/>
        </w:rPr>
      </w:pPr>
      <w:r w:rsidRPr="00134795">
        <w:rPr>
          <w:rFonts w:ascii="Times New Roman" w:hAnsi="Times New Roman" w:cs="Times New Roman"/>
          <w:sz w:val="24"/>
        </w:rPr>
        <w:t>(iii) Combing the functional connectivity strength within social brain network, neural representation of treatment information, and behavioral indices, participants in spray+ condition can be discriminated from control condition with a classification accuracy of 89%.</w:t>
      </w:r>
    </w:p>
    <w:p w14:paraId="411FB6D3" w14:textId="77777777" w:rsidR="00C40046" w:rsidRPr="00B53558" w:rsidRDefault="00C40046" w:rsidP="00C40046">
      <w:pPr>
        <w:spacing w:line="360" w:lineRule="auto"/>
        <w:jc w:val="center"/>
        <w:rPr>
          <w:rFonts w:ascii="Times New Roman" w:hAnsi="Times New Roman" w:cs="Times New Roman"/>
          <w:b/>
          <w:sz w:val="28"/>
        </w:rPr>
      </w:pPr>
    </w:p>
    <w:p w14:paraId="78B5943E" w14:textId="77777777" w:rsidR="00C40046" w:rsidRPr="00B53558" w:rsidRDefault="00C40046" w:rsidP="00C40046">
      <w:pPr>
        <w:spacing w:line="360" w:lineRule="auto"/>
        <w:jc w:val="center"/>
        <w:rPr>
          <w:rFonts w:ascii="Times New Roman" w:hAnsi="Times New Roman" w:cs="Times New Roman"/>
          <w:b/>
          <w:sz w:val="28"/>
        </w:rPr>
      </w:pPr>
      <w:r w:rsidRPr="00B53558">
        <w:rPr>
          <w:rFonts w:ascii="Times New Roman" w:hAnsi="Times New Roman" w:cs="Times New Roman"/>
          <w:b/>
          <w:sz w:val="28"/>
        </w:rPr>
        <w:t>Results</w:t>
      </w:r>
    </w:p>
    <w:p w14:paraId="690503B6"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 xml:space="preserve"> </w:t>
      </w:r>
    </w:p>
    <w:p w14:paraId="006C3A42" w14:textId="77777777" w:rsidR="00C40046" w:rsidRPr="00B53558" w:rsidRDefault="00C40046" w:rsidP="00C40046">
      <w:pPr>
        <w:spacing w:line="360" w:lineRule="auto"/>
        <w:jc w:val="center"/>
        <w:rPr>
          <w:rFonts w:ascii="Times New Roman" w:hAnsi="Times New Roman" w:cs="Times New Roman"/>
          <w:b/>
        </w:rPr>
      </w:pPr>
      <w:r w:rsidRPr="00B53558">
        <w:rPr>
          <w:rFonts w:ascii="Times New Roman" w:hAnsi="Times New Roman" w:cs="Times New Roman"/>
          <w:noProof/>
        </w:rPr>
        <w:drawing>
          <wp:inline distT="0" distB="0" distL="0" distR="0" wp14:anchorId="2436CBD9" wp14:editId="65370A30">
            <wp:extent cx="6092041" cy="301301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1" cy="3027191"/>
                    </a:xfrm>
                    <a:prstGeom prst="rect">
                      <a:avLst/>
                    </a:prstGeom>
                  </pic:spPr>
                </pic:pic>
              </a:graphicData>
            </a:graphic>
          </wp:inline>
        </w:drawing>
      </w:r>
    </w:p>
    <w:p w14:paraId="5303A0FC" w14:textId="77777777" w:rsidR="00C40046" w:rsidRPr="00857A81" w:rsidRDefault="00C40046" w:rsidP="00C40046">
      <w:pPr>
        <w:spacing w:line="360" w:lineRule="auto"/>
        <w:jc w:val="left"/>
        <w:rPr>
          <w:rFonts w:ascii="Times New Roman" w:hAnsi="Times New Roman" w:cs="Times New Roman"/>
          <w:b/>
          <w:szCs w:val="21"/>
        </w:rPr>
      </w:pPr>
      <w:r w:rsidRPr="00857A81">
        <w:rPr>
          <w:rFonts w:ascii="Times New Roman" w:hAnsi="Times New Roman" w:cs="Times New Roman"/>
          <w:b/>
          <w:szCs w:val="21"/>
        </w:rPr>
        <w:t>Figure 1. Schematic of the general experimental procedure.</w:t>
      </w:r>
    </w:p>
    <w:p w14:paraId="4D43C76D" w14:textId="77777777" w:rsidR="00C40046" w:rsidRPr="00857A81" w:rsidRDefault="00C40046" w:rsidP="00C40046">
      <w:pPr>
        <w:pStyle w:val="aa"/>
        <w:numPr>
          <w:ilvl w:val="0"/>
          <w:numId w:val="1"/>
        </w:numPr>
        <w:spacing w:line="360" w:lineRule="auto"/>
        <w:ind w:firstLineChars="0"/>
        <w:jc w:val="left"/>
        <w:rPr>
          <w:rFonts w:cs="Times New Roman"/>
          <w:sz w:val="21"/>
          <w:szCs w:val="21"/>
        </w:rPr>
      </w:pPr>
      <w:r w:rsidRPr="00857A81">
        <w:rPr>
          <w:rFonts w:cs="Times New Roman"/>
          <w:sz w:val="21"/>
          <w:szCs w:val="21"/>
        </w:rPr>
        <w:t xml:space="preserve">Experimental procedure in placebo manipulation phase. In placebo manipulation phase, participants were randomly assigned to </w:t>
      </w:r>
      <w:r w:rsidRPr="00857A81">
        <w:rPr>
          <w:rFonts w:cs="Times New Roman"/>
          <w:i/>
          <w:sz w:val="21"/>
          <w:szCs w:val="21"/>
        </w:rPr>
        <w:t xml:space="preserve">spray+ </w:t>
      </w:r>
      <w:r w:rsidRPr="00857A81">
        <w:rPr>
          <w:rFonts w:cs="Times New Roman"/>
          <w:sz w:val="21"/>
          <w:szCs w:val="21"/>
        </w:rPr>
        <w:t xml:space="preserve">condition (N=33) and </w:t>
      </w:r>
      <w:r w:rsidRPr="00857A81">
        <w:rPr>
          <w:rFonts w:cs="Times New Roman"/>
          <w:i/>
          <w:sz w:val="21"/>
          <w:szCs w:val="21"/>
        </w:rPr>
        <w:t>control</w:t>
      </w:r>
      <w:r w:rsidRPr="00857A81">
        <w:rPr>
          <w:rFonts w:cs="Times New Roman"/>
          <w:sz w:val="21"/>
          <w:szCs w:val="21"/>
        </w:rPr>
        <w:t xml:space="preserve"> condition (N=33). In </w:t>
      </w:r>
      <w:r w:rsidRPr="00857A81">
        <w:rPr>
          <w:rFonts w:cs="Times New Roman"/>
          <w:i/>
          <w:sz w:val="21"/>
          <w:szCs w:val="21"/>
        </w:rPr>
        <w:t>spray+</w:t>
      </w:r>
      <w:r w:rsidRPr="00857A81">
        <w:rPr>
          <w:rFonts w:cs="Times New Roman"/>
          <w:sz w:val="21"/>
          <w:szCs w:val="21"/>
        </w:rPr>
        <w:t xml:space="preserve"> condition, participants learned oxytocin materials and then self-administered a nasal spray (i.e., saline spray but told as “oxytocin”) under experimenter supervision. In </w:t>
      </w:r>
      <w:r w:rsidRPr="00857A81">
        <w:rPr>
          <w:rFonts w:cs="Times New Roman"/>
          <w:i/>
          <w:sz w:val="21"/>
          <w:szCs w:val="21"/>
        </w:rPr>
        <w:t xml:space="preserve">control </w:t>
      </w:r>
      <w:r w:rsidRPr="00857A81">
        <w:rPr>
          <w:rFonts w:cs="Times New Roman"/>
          <w:sz w:val="21"/>
          <w:szCs w:val="21"/>
        </w:rPr>
        <w:t xml:space="preserve">condition, the materials and procedure were same with the spray+ condition except the nasal spray was told as “saline” instead. We adopted experimenter-blind procedure (experimenters were blind to experimental hypotheses) in manipulation stage to </w:t>
      </w:r>
      <w:r w:rsidRPr="00857A81">
        <w:rPr>
          <w:rFonts w:cs="Times New Roman"/>
          <w:sz w:val="21"/>
          <w:szCs w:val="21"/>
        </w:rPr>
        <w:lastRenderedPageBreak/>
        <w:t>avoid potential experimenter bias.</w:t>
      </w:r>
    </w:p>
    <w:p w14:paraId="3C468AC6" w14:textId="77777777" w:rsidR="00C40046" w:rsidRPr="00857A81" w:rsidRDefault="00C40046" w:rsidP="00C40046">
      <w:pPr>
        <w:pStyle w:val="aa"/>
        <w:numPr>
          <w:ilvl w:val="0"/>
          <w:numId w:val="1"/>
        </w:numPr>
        <w:spacing w:line="360" w:lineRule="auto"/>
        <w:ind w:firstLineChars="0"/>
        <w:jc w:val="left"/>
        <w:rPr>
          <w:rFonts w:cs="Times New Roman"/>
          <w:sz w:val="21"/>
          <w:szCs w:val="21"/>
        </w:rPr>
      </w:pPr>
      <w:r w:rsidRPr="00857A81">
        <w:rPr>
          <w:rFonts w:cs="Times New Roman"/>
          <w:sz w:val="21"/>
          <w:szCs w:val="21"/>
        </w:rPr>
        <w:t xml:space="preserve">Experimental procedure in in-scanner phase. After 10 minutes waiting period, participants were invited to finish the resting-state, information representation task (including two categories: </w:t>
      </w:r>
      <w:r w:rsidRPr="00857A81">
        <w:rPr>
          <w:rFonts w:cs="Times New Roman"/>
          <w:i/>
          <w:sz w:val="21"/>
          <w:szCs w:val="21"/>
        </w:rPr>
        <w:t>Oxytocin-related</w:t>
      </w:r>
      <w:r w:rsidRPr="00857A81">
        <w:rPr>
          <w:rFonts w:cs="Times New Roman"/>
          <w:sz w:val="21"/>
          <w:szCs w:val="21"/>
        </w:rPr>
        <w:t xml:space="preserve"> and</w:t>
      </w:r>
      <w:r w:rsidRPr="00857A81">
        <w:rPr>
          <w:rFonts w:cs="Times New Roman"/>
          <w:i/>
          <w:sz w:val="21"/>
          <w:szCs w:val="21"/>
        </w:rPr>
        <w:t xml:space="preserve"> Oxytocin-irrelevant </w:t>
      </w:r>
      <w:r w:rsidRPr="00857A81">
        <w:rPr>
          <w:rFonts w:cs="Times New Roman"/>
          <w:sz w:val="21"/>
          <w:szCs w:val="21"/>
        </w:rPr>
        <w:t xml:space="preserve">information) in fMRI scanner. </w:t>
      </w:r>
    </w:p>
    <w:p w14:paraId="7946902A" w14:textId="77777777" w:rsidR="00C40046" w:rsidRPr="00857A81" w:rsidRDefault="00C40046" w:rsidP="00C40046">
      <w:pPr>
        <w:pStyle w:val="aa"/>
        <w:numPr>
          <w:ilvl w:val="0"/>
          <w:numId w:val="1"/>
        </w:numPr>
        <w:spacing w:line="360" w:lineRule="auto"/>
        <w:ind w:firstLineChars="0"/>
        <w:jc w:val="left"/>
        <w:rPr>
          <w:rFonts w:cs="Times New Roman"/>
          <w:sz w:val="21"/>
          <w:szCs w:val="21"/>
        </w:rPr>
      </w:pPr>
      <w:r w:rsidRPr="00857A81">
        <w:rPr>
          <w:rFonts w:cs="Times New Roman"/>
          <w:sz w:val="21"/>
          <w:szCs w:val="21"/>
        </w:rPr>
        <w:t>Experimental procedure in out-scanner phase. Then participants completed social incentive delay task, and post-check questionnaires out of scanner.</w:t>
      </w:r>
    </w:p>
    <w:p w14:paraId="23158AFA" w14:textId="77777777" w:rsidR="00C40046" w:rsidRPr="00B53558" w:rsidRDefault="00C40046" w:rsidP="00C40046">
      <w:pPr>
        <w:spacing w:line="360" w:lineRule="auto"/>
        <w:jc w:val="left"/>
        <w:rPr>
          <w:rFonts w:ascii="Times New Roman" w:hAnsi="Times New Roman" w:cs="Times New Roman"/>
          <w:b/>
          <w:i/>
        </w:rPr>
      </w:pPr>
    </w:p>
    <w:p w14:paraId="0C816C12" w14:textId="77777777" w:rsidR="00C40046" w:rsidRPr="00B53558" w:rsidRDefault="00C40046" w:rsidP="00C40046">
      <w:pPr>
        <w:spacing w:line="360" w:lineRule="auto"/>
        <w:jc w:val="left"/>
        <w:rPr>
          <w:rFonts w:ascii="Times New Roman" w:hAnsi="Times New Roman" w:cs="Times New Roman"/>
          <w:b/>
        </w:rPr>
      </w:pPr>
      <w:r w:rsidRPr="00B53558">
        <w:rPr>
          <w:rFonts w:ascii="Times New Roman" w:hAnsi="Times New Roman" w:cs="Times New Roman"/>
          <w:b/>
        </w:rPr>
        <w:t>Defining vmPFC and social brain network.</w:t>
      </w:r>
    </w:p>
    <w:p w14:paraId="2A00F230" w14:textId="5FF41E0F" w:rsidR="00C40046" w:rsidRPr="00B53558" w:rsidRDefault="00C40046" w:rsidP="00C40046">
      <w:pPr>
        <w:spacing w:line="360" w:lineRule="auto"/>
        <w:jc w:val="left"/>
        <w:rPr>
          <w:rFonts w:ascii="Times New Roman" w:hAnsi="Times New Roman" w:cs="Times New Roman"/>
          <w:b/>
        </w:rPr>
      </w:pPr>
      <w:r w:rsidRPr="00B53558">
        <w:rPr>
          <w:rFonts w:ascii="Times New Roman" w:hAnsi="Times New Roman" w:cs="Times New Roman"/>
        </w:rPr>
        <w:t>We defined vmPFC (</w:t>
      </w:r>
      <w:r w:rsidRPr="00B53558">
        <w:rPr>
          <w:rFonts w:ascii="Times New Roman" w:hAnsi="Times New Roman" w:cs="Times New Roman"/>
          <w:color w:val="FF0000"/>
        </w:rPr>
        <w:t>Figure S1</w:t>
      </w:r>
      <w:r w:rsidRPr="00B53558">
        <w:rPr>
          <w:rFonts w:ascii="Times New Roman" w:hAnsi="Times New Roman" w:cs="Times New Roman"/>
        </w:rPr>
        <w:t>) by performing a meta-analysis on previous neuroimaging studies involved “vmPFC” (based on 199 studies), implemented with the Neurosynth software (</w:t>
      </w:r>
      <w:hyperlink r:id="rId8" w:history="1">
        <w:r w:rsidRPr="00B53558">
          <w:rPr>
            <w:rStyle w:val="a7"/>
            <w:rFonts w:ascii="Times New Roman" w:hAnsi="Times New Roman" w:cs="Times New Roman"/>
          </w:rPr>
          <w:t>http://neurosynth.org/</w:t>
        </w:r>
      </w:hyperlink>
      <w:r w:rsidRPr="00B53558">
        <w:rPr>
          <w:rFonts w:ascii="Times New Roman" w:hAnsi="Times New Roman" w:cs="Times New Roman"/>
        </w:rPr>
        <w:t>). To purify the vmPFC map, we set cluster-level extent threshold (k = 300 voxels) to exclude other clusters including nucleus accumbens, precuneus, hippocampus. The social brain network was defined by an elegant quantitative meta-analyses on 3972 social-affective experiments as comprising 36 distinct regions (</w:t>
      </w:r>
      <w:r w:rsidRPr="00B53558">
        <w:rPr>
          <w:rFonts w:ascii="Times New Roman" w:hAnsi="Times New Roman" w:cs="Times New Roman"/>
          <w:bCs/>
          <w:color w:val="5B9BD5" w:themeColor="accent5"/>
        </w:rPr>
        <w:t>Alcalá-López et al., 2018</w:t>
      </w:r>
      <w:r w:rsidRPr="00B53558">
        <w:rPr>
          <w:rFonts w:ascii="Times New Roman" w:hAnsi="Times New Roman" w:cs="Times New Roman"/>
        </w:rPr>
        <w:t>). Since previous placebo literature mentioned the default mode network (</w:t>
      </w:r>
      <w:r w:rsidRPr="00B53558">
        <w:rPr>
          <w:rFonts w:ascii="Times New Roman" w:hAnsi="Times New Roman" w:cs="Times New Roman"/>
          <w:color w:val="5B9BD5" w:themeColor="accent5"/>
        </w:rPr>
        <w:t>Ashar et al., 2016</w:t>
      </w:r>
      <w:r w:rsidRPr="00B53558">
        <w:rPr>
          <w:rFonts w:ascii="Times New Roman" w:hAnsi="Times New Roman" w:cs="Times New Roman"/>
        </w:rPr>
        <w:t xml:space="preserve">) was important for placebo effect, we also investigated the functional architectures of default mode brain network (network identification was based on the pre-defined regions and community, see </w:t>
      </w:r>
      <w:r w:rsidRPr="00B53558">
        <w:rPr>
          <w:rFonts w:ascii="Times New Roman" w:hAnsi="Times New Roman" w:cs="Times New Roman"/>
          <w:color w:val="5B9BD5" w:themeColor="accent5"/>
        </w:rPr>
        <w:t>Power et al., 2011</w:t>
      </w:r>
      <w:r w:rsidRPr="00B53558">
        <w:rPr>
          <w:rFonts w:ascii="Times New Roman" w:hAnsi="Times New Roman" w:cs="Times New Roman"/>
        </w:rPr>
        <w:t>).</w:t>
      </w:r>
      <w:r w:rsidRPr="00B53558">
        <w:rPr>
          <w:rFonts w:ascii="Times New Roman" w:hAnsi="Times New Roman" w:cs="Times New Roman"/>
          <w:b/>
        </w:rPr>
        <w:t xml:space="preserve">                      </w:t>
      </w:r>
    </w:p>
    <w:p w14:paraId="0157EF10" w14:textId="77777777" w:rsidR="00C40046" w:rsidRPr="00B53558" w:rsidRDefault="00C40046" w:rsidP="00C40046">
      <w:pPr>
        <w:spacing w:line="360" w:lineRule="auto"/>
        <w:jc w:val="left"/>
        <w:rPr>
          <w:rFonts w:ascii="Times New Roman" w:hAnsi="Times New Roman" w:cs="Times New Roman"/>
          <w:b/>
        </w:rPr>
      </w:pPr>
    </w:p>
    <w:p w14:paraId="257AE133" w14:textId="77777777" w:rsidR="00C40046" w:rsidRPr="00B53558" w:rsidRDefault="00C40046" w:rsidP="00C40046">
      <w:pPr>
        <w:spacing w:line="360" w:lineRule="auto"/>
        <w:jc w:val="left"/>
        <w:rPr>
          <w:rFonts w:ascii="Times New Roman" w:hAnsi="Times New Roman" w:cs="Times New Roman"/>
          <w:b/>
        </w:rPr>
      </w:pPr>
      <w:r w:rsidRPr="00B53558">
        <w:rPr>
          <w:rFonts w:ascii="Times New Roman" w:hAnsi="Times New Roman" w:cs="Times New Roman"/>
          <w:b/>
        </w:rPr>
        <w:t xml:space="preserve">Spontaneous representation for treatment-related information in </w:t>
      </w:r>
      <w:r w:rsidRPr="00B53558">
        <w:rPr>
          <w:rFonts w:ascii="Times New Roman" w:hAnsi="Times New Roman" w:cs="Times New Roman"/>
          <w:b/>
          <w:i/>
        </w:rPr>
        <w:t xml:space="preserve">spray+ </w:t>
      </w:r>
      <w:r w:rsidRPr="00B53558">
        <w:rPr>
          <w:rFonts w:ascii="Times New Roman" w:hAnsi="Times New Roman" w:cs="Times New Roman"/>
          <w:b/>
        </w:rPr>
        <w:t>condition associated with stronger functional connectivity between vmPFC and superior frontal gyrus.</w:t>
      </w:r>
    </w:p>
    <w:p w14:paraId="761E37B1" w14:textId="77777777" w:rsidR="00C40046" w:rsidRPr="00B53558" w:rsidRDefault="00C40046" w:rsidP="00C40046">
      <w:pPr>
        <w:spacing w:line="360" w:lineRule="auto"/>
        <w:jc w:val="left"/>
        <w:rPr>
          <w:rFonts w:ascii="Times New Roman" w:hAnsi="Times New Roman" w:cs="Times New Roman"/>
          <w:color w:val="7030A0"/>
        </w:rPr>
      </w:pPr>
      <w:r w:rsidRPr="00B53558">
        <w:rPr>
          <w:rFonts w:ascii="Times New Roman" w:hAnsi="Times New Roman" w:cs="Times New Roman"/>
          <w:color w:val="7030A0"/>
        </w:rPr>
        <w:t xml:space="preserve">#point1-define vmPFC/define social brain network/detailed the method of seed-FC </w:t>
      </w:r>
    </w:p>
    <w:p w14:paraId="004B88AA"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Since the age between two treatment conditions was marginally significant (t(64) = -1.983, p=0.052), we controlled age in all analyses to exclude potentially influences induced by age difference. We used seed-based analysis to test whether vmPFC-based functional connectivity would be differed in two treatment conditions. The seed was defined by a spherical ROI (5 mm diameter) was centered on the supra</w:t>
      </w:r>
      <w:r w:rsidRPr="00B53558">
        <w:rPr>
          <w:rFonts w:ascii="宋体" w:eastAsia="宋体" w:hAnsi="宋体" w:cs="宋体" w:hint="eastAsia"/>
        </w:rPr>
        <w:t>‐</w:t>
      </w:r>
      <w:r w:rsidRPr="00B53558">
        <w:rPr>
          <w:rFonts w:ascii="Times New Roman" w:hAnsi="Times New Roman" w:cs="Times New Roman"/>
        </w:rPr>
        <w:t xml:space="preserve">threshold peak coordinate of defined vmPFC map (MNI coordinates, x,y,z = -2 46 -8). Interestingly, the </w:t>
      </w:r>
      <w:r w:rsidRPr="00B53558">
        <w:rPr>
          <w:rFonts w:ascii="Times New Roman" w:hAnsi="Times New Roman" w:cs="Times New Roman"/>
          <w:i/>
        </w:rPr>
        <w:t>spray+</w:t>
      </w:r>
      <w:r w:rsidRPr="00B53558">
        <w:rPr>
          <w:rFonts w:ascii="Times New Roman" w:hAnsi="Times New Roman" w:cs="Times New Roman"/>
        </w:rPr>
        <w:t xml:space="preserve"> condition revealed stronger functional coupling strength between the vmPFC and superior frontal gyrus (SFG) (MNI coordinates, x,y,z = 20 22 60).</w:t>
      </w:r>
    </w:p>
    <w:p w14:paraId="6CC6874B" w14:textId="77777777" w:rsidR="00C40046" w:rsidRPr="00B53558" w:rsidRDefault="00C40046" w:rsidP="00C40046">
      <w:pPr>
        <w:spacing w:line="360" w:lineRule="auto"/>
        <w:jc w:val="left"/>
        <w:rPr>
          <w:rFonts w:ascii="Times New Roman" w:hAnsi="Times New Roman" w:cs="Times New Roman"/>
          <w:b/>
        </w:rPr>
      </w:pPr>
    </w:p>
    <w:p w14:paraId="17414887" w14:textId="77777777" w:rsidR="00C40046" w:rsidRPr="00B53558" w:rsidRDefault="00C40046" w:rsidP="00C40046">
      <w:pPr>
        <w:spacing w:line="360" w:lineRule="auto"/>
        <w:jc w:val="left"/>
        <w:rPr>
          <w:rFonts w:ascii="Times New Roman" w:hAnsi="Times New Roman" w:cs="Times New Roman"/>
          <w:b/>
        </w:rPr>
      </w:pPr>
      <w:r w:rsidRPr="00B53558">
        <w:rPr>
          <w:rFonts w:ascii="Times New Roman" w:hAnsi="Times New Roman" w:cs="Times New Roman"/>
          <w:b/>
        </w:rPr>
        <w:t xml:space="preserve">Spontaneous representation for placebo information in </w:t>
      </w:r>
      <w:r w:rsidRPr="00B53558">
        <w:rPr>
          <w:rFonts w:ascii="Times New Roman" w:hAnsi="Times New Roman" w:cs="Times New Roman"/>
          <w:b/>
          <w:i/>
        </w:rPr>
        <w:t xml:space="preserve">spray+ </w:t>
      </w:r>
      <w:r w:rsidRPr="00B53558">
        <w:rPr>
          <w:rFonts w:ascii="Times New Roman" w:hAnsi="Times New Roman" w:cs="Times New Roman"/>
          <w:b/>
        </w:rPr>
        <w:t>condition enhanced functional connectivity strength and facilitated network efficiency within social brain connectome.</w:t>
      </w:r>
    </w:p>
    <w:p w14:paraId="3E8823B5" w14:textId="4D0B0A32"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 xml:space="preserve">Then we examined whether the internal representation for placebo information would alert network architecture of social brain network, as well for default mode network by calculating average functional connectivity and comparing it between </w:t>
      </w:r>
      <w:r w:rsidRPr="00B53558">
        <w:rPr>
          <w:rFonts w:ascii="Times New Roman" w:hAnsi="Times New Roman" w:cs="Times New Roman"/>
          <w:i/>
        </w:rPr>
        <w:t>spray+</w:t>
      </w:r>
      <w:r w:rsidRPr="00B53558">
        <w:rPr>
          <w:rFonts w:ascii="Times New Roman" w:hAnsi="Times New Roman" w:cs="Times New Roman"/>
        </w:rPr>
        <w:t xml:space="preserve"> and </w:t>
      </w:r>
      <w:r w:rsidRPr="00B53558">
        <w:rPr>
          <w:rFonts w:ascii="Times New Roman" w:hAnsi="Times New Roman" w:cs="Times New Roman"/>
          <w:i/>
        </w:rPr>
        <w:t>control</w:t>
      </w:r>
      <w:r w:rsidRPr="00B53558">
        <w:rPr>
          <w:rFonts w:ascii="Times New Roman" w:hAnsi="Times New Roman" w:cs="Times New Roman"/>
        </w:rPr>
        <w:t xml:space="preserve"> condition. Interestingly, the average functional connectivity within the 36 social brain network ROIs was stronger in </w:t>
      </w:r>
      <w:r w:rsidRPr="00B53558">
        <w:rPr>
          <w:rFonts w:ascii="Times New Roman" w:hAnsi="Times New Roman" w:cs="Times New Roman"/>
          <w:i/>
        </w:rPr>
        <w:t>spray+</w:t>
      </w:r>
      <w:r w:rsidRPr="00B53558">
        <w:rPr>
          <w:rFonts w:ascii="Times New Roman" w:hAnsi="Times New Roman" w:cs="Times New Roman"/>
        </w:rPr>
        <w:t xml:space="preserve"> than in </w:t>
      </w:r>
      <w:r w:rsidRPr="00B53558">
        <w:rPr>
          <w:rFonts w:ascii="Times New Roman" w:hAnsi="Times New Roman" w:cs="Times New Roman"/>
          <w:i/>
        </w:rPr>
        <w:t>control</w:t>
      </w:r>
      <w:r w:rsidRPr="00B53558">
        <w:rPr>
          <w:rFonts w:ascii="Times New Roman" w:hAnsi="Times New Roman" w:cs="Times New Roman"/>
        </w:rPr>
        <w:t xml:space="preserve"> condition (F(1,58)</w:t>
      </w:r>
      <w:r w:rsidRPr="00B53558">
        <w:rPr>
          <w:rStyle w:val="ab"/>
          <w:rFonts w:ascii="Times New Roman" w:hAnsi="Times New Roman" w:cs="Times New Roman"/>
        </w:rPr>
        <w:footnoteReference w:id="1"/>
      </w:r>
      <w:r w:rsidRPr="00B53558">
        <w:rPr>
          <w:rFonts w:ascii="Times New Roman" w:hAnsi="Times New Roman" w:cs="Times New Roman"/>
        </w:rPr>
        <w:t xml:space="preserve"> = 8.291, p = 0.006, </w:t>
      </w:r>
      <w:r w:rsidRPr="00B53558">
        <w:rPr>
          <w:rFonts w:ascii="Times New Roman" w:hAnsi="Times New Roman" w:cs="Times New Roman"/>
          <w:lang w:val="el-GR"/>
        </w:rPr>
        <w:t>η</w:t>
      </w:r>
      <w:r w:rsidRPr="00B53558">
        <w:rPr>
          <w:rFonts w:ascii="Times New Roman" w:hAnsi="Times New Roman" w:cs="Times New Roman"/>
          <w:vertAlign w:val="subscript"/>
        </w:rPr>
        <w:t>p</w:t>
      </w:r>
      <w:r w:rsidRPr="00B53558">
        <w:rPr>
          <w:rFonts w:ascii="Times New Roman" w:hAnsi="Times New Roman" w:cs="Times New Roman"/>
          <w:vertAlign w:val="superscript"/>
        </w:rPr>
        <w:t>2</w:t>
      </w:r>
      <w:r w:rsidRPr="00B53558">
        <w:rPr>
          <w:rFonts w:ascii="Times New Roman" w:hAnsi="Times New Roman" w:cs="Times New Roman"/>
        </w:rPr>
        <w:t xml:space="preserve"> = 0.125; after FDR correction, p=0.012. </w:t>
      </w:r>
      <w:r w:rsidRPr="00B53558">
        <w:rPr>
          <w:rFonts w:ascii="Times New Roman" w:hAnsi="Times New Roman" w:cs="Times New Roman"/>
          <w:color w:val="5B9BD5" w:themeColor="accent5"/>
        </w:rPr>
        <w:t>Figure 2B</w:t>
      </w:r>
      <w:r w:rsidRPr="00B53558">
        <w:rPr>
          <w:rFonts w:ascii="Times New Roman" w:hAnsi="Times New Roman" w:cs="Times New Roman"/>
        </w:rPr>
        <w:t>). But we failed to find significant difference but some trends on increasing functional connection strength within default mode network (F(1,58)</w:t>
      </w:r>
      <w:r w:rsidRPr="00B53558">
        <w:rPr>
          <w:rStyle w:val="ab"/>
          <w:rFonts w:ascii="Times New Roman" w:hAnsi="Times New Roman" w:cs="Times New Roman"/>
        </w:rPr>
        <w:footnoteReference w:id="2"/>
      </w:r>
      <w:r w:rsidRPr="00B53558">
        <w:rPr>
          <w:rFonts w:ascii="Times New Roman" w:hAnsi="Times New Roman" w:cs="Times New Roman"/>
        </w:rPr>
        <w:t xml:space="preserve"> = 3.418, p = 0.070, </w:t>
      </w:r>
      <w:r w:rsidRPr="00B53558">
        <w:rPr>
          <w:rFonts w:ascii="Times New Roman" w:hAnsi="Times New Roman" w:cs="Times New Roman"/>
          <w:lang w:val="el-GR"/>
        </w:rPr>
        <w:t>η</w:t>
      </w:r>
      <w:r w:rsidRPr="00B53558">
        <w:rPr>
          <w:rFonts w:ascii="Times New Roman" w:hAnsi="Times New Roman" w:cs="Times New Roman"/>
          <w:vertAlign w:val="subscript"/>
        </w:rPr>
        <w:t>p</w:t>
      </w:r>
      <w:r w:rsidRPr="00B53558">
        <w:rPr>
          <w:rFonts w:ascii="Times New Roman" w:hAnsi="Times New Roman" w:cs="Times New Roman"/>
          <w:vertAlign w:val="superscript"/>
        </w:rPr>
        <w:t>2</w:t>
      </w:r>
      <w:r w:rsidRPr="00B53558">
        <w:rPr>
          <w:rFonts w:ascii="Times New Roman" w:hAnsi="Times New Roman" w:cs="Times New Roman"/>
        </w:rPr>
        <w:t xml:space="preserve"> = 0.056; after FDR correction, p=0.070).</w:t>
      </w:r>
    </w:p>
    <w:p w14:paraId="7083B7E2" w14:textId="71708AB4" w:rsidR="00C40046" w:rsidRPr="00B53558" w:rsidRDefault="00C40046" w:rsidP="00C40046">
      <w:pPr>
        <w:spacing w:line="360" w:lineRule="auto"/>
        <w:jc w:val="left"/>
        <w:rPr>
          <w:rFonts w:ascii="Times New Roman" w:hAnsi="Times New Roman" w:cs="Times New Roman"/>
          <w:color w:val="7030A0"/>
        </w:rPr>
      </w:pPr>
      <w:r w:rsidRPr="00B53558">
        <w:rPr>
          <w:rFonts w:ascii="Times New Roman" w:hAnsi="Times New Roman" w:cs="Times New Roman"/>
          <w:color w:val="7030A0"/>
        </w:rPr>
        <w:t xml:space="preserve">#point2-why we adopted NBS/why we only considered the social brain network/the results </w:t>
      </w:r>
      <w:r w:rsidRPr="00B53558">
        <w:rPr>
          <w:rFonts w:ascii="Times New Roman" w:hAnsi="Times New Roman" w:cs="Times New Roman"/>
          <w:color w:val="7030A0"/>
          <w:sz w:val="28"/>
        </w:rPr>
        <w:t xml:space="preserve"> </w:t>
      </w:r>
    </w:p>
    <w:p w14:paraId="0832453A"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 xml:space="preserve">To further anchor the specific pairs of brain regions in which functional connectivity within social brain network was modulated by spontaneously representation, we adopted network-based statistic (NBS) approach (t-threshold: t &gt; 3.1; permutation: 5000 randomizations) to identify brain regions pairs showing significant differences in functional connectivity between </w:t>
      </w:r>
      <w:r w:rsidRPr="00B53558">
        <w:rPr>
          <w:rFonts w:ascii="Times New Roman" w:hAnsi="Times New Roman" w:cs="Times New Roman"/>
          <w:i/>
        </w:rPr>
        <w:t>spray+</w:t>
      </w:r>
      <w:r w:rsidRPr="00B53558">
        <w:rPr>
          <w:rFonts w:ascii="Times New Roman" w:hAnsi="Times New Roman" w:cs="Times New Roman"/>
        </w:rPr>
        <w:t xml:space="preserve"> and </w:t>
      </w:r>
      <w:r w:rsidRPr="00B53558">
        <w:rPr>
          <w:rFonts w:ascii="Times New Roman" w:hAnsi="Times New Roman" w:cs="Times New Roman"/>
          <w:i/>
        </w:rPr>
        <w:t>control</w:t>
      </w:r>
      <w:r w:rsidRPr="00B53558">
        <w:rPr>
          <w:rFonts w:ascii="Times New Roman" w:hAnsi="Times New Roman" w:cs="Times New Roman"/>
        </w:rPr>
        <w:t xml:space="preserve"> condition.</w:t>
      </w:r>
    </w:p>
    <w:p w14:paraId="0B9679BF" w14:textId="058614A1"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The results showed a significant 7-node, 6-edge network (</w:t>
      </w:r>
      <w:r w:rsidRPr="00B53558">
        <w:rPr>
          <w:rFonts w:ascii="Times New Roman" w:hAnsi="Times New Roman" w:cs="Times New Roman"/>
          <w:i/>
        </w:rPr>
        <w:t>spray+</w:t>
      </w:r>
      <w:r w:rsidRPr="00B53558">
        <w:rPr>
          <w:rFonts w:ascii="Times New Roman" w:hAnsi="Times New Roman" w:cs="Times New Roman"/>
        </w:rPr>
        <w:t xml:space="preserve"> - </w:t>
      </w:r>
      <w:r w:rsidRPr="00B53558">
        <w:rPr>
          <w:rFonts w:ascii="Times New Roman" w:hAnsi="Times New Roman" w:cs="Times New Roman"/>
          <w:i/>
        </w:rPr>
        <w:t>control</w:t>
      </w:r>
      <w:r w:rsidRPr="00B53558">
        <w:rPr>
          <w:rFonts w:ascii="Times New Roman" w:hAnsi="Times New Roman" w:cs="Times New Roman"/>
        </w:rPr>
        <w:t xml:space="preserve">; </w:t>
      </w:r>
      <w:r w:rsidRPr="00B53558">
        <w:rPr>
          <w:rFonts w:ascii="Times New Roman" w:hAnsi="Times New Roman" w:cs="Times New Roman"/>
          <w:color w:val="5B9BD5" w:themeColor="accent5"/>
        </w:rPr>
        <w:t>Figure 2C</w:t>
      </w:r>
      <w:r w:rsidRPr="00B53558">
        <w:rPr>
          <w:rFonts w:ascii="Times New Roman" w:hAnsi="Times New Roman" w:cs="Times New Roman"/>
        </w:rPr>
        <w:t>), and largest percentage of these links (83.33%) were with right nucleus accumbens (r-NAc). Since we only detect robust significant results on functional connectivity strength and network efficiency within social brain network, here we would not consider the other network.</w:t>
      </w:r>
    </w:p>
    <w:p w14:paraId="26C9464A" w14:textId="77777777" w:rsidR="00C40046" w:rsidRPr="00B53558" w:rsidRDefault="00C40046" w:rsidP="00C40046">
      <w:pPr>
        <w:spacing w:line="360" w:lineRule="auto"/>
        <w:jc w:val="left"/>
        <w:rPr>
          <w:rFonts w:ascii="Times New Roman" w:hAnsi="Times New Roman" w:cs="Times New Roman"/>
          <w:color w:val="7030A0"/>
        </w:rPr>
      </w:pPr>
      <w:r w:rsidRPr="00B53558">
        <w:rPr>
          <w:rFonts w:ascii="Times New Roman" w:hAnsi="Times New Roman" w:cs="Times New Roman"/>
          <w:color w:val="7030A0"/>
        </w:rPr>
        <w:t xml:space="preserve">#point3-why we adopted the local and global efficiency indices/the results/ </w:t>
      </w:r>
      <w:r w:rsidRPr="00B53558">
        <w:rPr>
          <w:rFonts w:ascii="Times New Roman" w:hAnsi="Times New Roman" w:cs="Times New Roman"/>
          <w:color w:val="7030A0"/>
          <w:sz w:val="28"/>
        </w:rPr>
        <w:t xml:space="preserve">  </w:t>
      </w:r>
      <w:r w:rsidRPr="00B53558">
        <w:rPr>
          <w:rFonts w:ascii="Times New Roman" w:hAnsi="Times New Roman" w:cs="Times New Roman"/>
          <w:color w:val="7030A0"/>
        </w:rPr>
        <w:t xml:space="preserve"> </w:t>
      </w:r>
    </w:p>
    <w:p w14:paraId="129A5DAD"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More comprehensively, we conducted analysis based on graph-theory methods (</w:t>
      </w:r>
      <w:r w:rsidRPr="00B53558">
        <w:rPr>
          <w:rFonts w:ascii="Times New Roman" w:hAnsi="Times New Roman" w:cs="Times New Roman"/>
          <w:color w:val="5B9BD5" w:themeColor="accent5"/>
        </w:rPr>
        <w:t>Dosenbach et al., 2007; Rubinov and Sporns, 2010</w:t>
      </w:r>
      <w:r w:rsidRPr="00B53558">
        <w:rPr>
          <w:rFonts w:ascii="Times New Roman" w:hAnsi="Times New Roman" w:cs="Times New Roman"/>
        </w:rPr>
        <w:t xml:space="preserve">) to examine the network organization of whole social brain network. We mainly focused on quantifying measures of the network efficiency, which is a more biologically relevant metric to describe the information transmission within brain networks. Specifically, we calculated the global efficiency and local efficiency to elucidate the information </w:t>
      </w:r>
      <w:r w:rsidRPr="00B53558">
        <w:rPr>
          <w:rFonts w:ascii="Times New Roman" w:hAnsi="Times New Roman" w:cs="Times New Roman"/>
        </w:rPr>
        <w:lastRenderedPageBreak/>
        <w:t xml:space="preserve">flows efficiency at global and local level. Higher network efficiency (globally and locally) indicated stronger information processing ability. We found that the social brain network associated with higher global efficiency in </w:t>
      </w:r>
      <w:r w:rsidRPr="00B53558">
        <w:rPr>
          <w:rFonts w:ascii="Times New Roman" w:hAnsi="Times New Roman" w:cs="Times New Roman"/>
          <w:i/>
        </w:rPr>
        <w:t>spray+</w:t>
      </w:r>
      <w:r w:rsidRPr="00B53558">
        <w:rPr>
          <w:rFonts w:ascii="Times New Roman" w:hAnsi="Times New Roman" w:cs="Times New Roman"/>
        </w:rPr>
        <w:t xml:space="preserve"> condition (F(1,58) = 9.981, p = 0.003, </w:t>
      </w:r>
      <w:r w:rsidRPr="00B53558">
        <w:rPr>
          <w:rFonts w:ascii="Times New Roman" w:hAnsi="Times New Roman" w:cs="Times New Roman"/>
          <w:lang w:val="el-GR"/>
        </w:rPr>
        <w:t>η</w:t>
      </w:r>
      <w:r w:rsidRPr="00B53558">
        <w:rPr>
          <w:rFonts w:ascii="Times New Roman" w:hAnsi="Times New Roman" w:cs="Times New Roman"/>
          <w:vertAlign w:val="subscript"/>
        </w:rPr>
        <w:t>p</w:t>
      </w:r>
      <w:r w:rsidRPr="00B53558">
        <w:rPr>
          <w:rFonts w:ascii="Times New Roman" w:hAnsi="Times New Roman" w:cs="Times New Roman"/>
          <w:vertAlign w:val="superscript"/>
        </w:rPr>
        <w:t>2</w:t>
      </w:r>
      <w:r w:rsidRPr="00B53558">
        <w:rPr>
          <w:rFonts w:ascii="Times New Roman" w:hAnsi="Times New Roman" w:cs="Times New Roman"/>
        </w:rPr>
        <w:t xml:space="preserve"> = 0.147; after FDR correction, p=0.012), as well higher local efficiency than in </w:t>
      </w:r>
      <w:r w:rsidRPr="00B53558">
        <w:rPr>
          <w:rFonts w:ascii="Times New Roman" w:hAnsi="Times New Roman" w:cs="Times New Roman"/>
          <w:i/>
        </w:rPr>
        <w:t>control</w:t>
      </w:r>
      <w:r w:rsidRPr="00B53558">
        <w:rPr>
          <w:rFonts w:ascii="Times New Roman" w:hAnsi="Times New Roman" w:cs="Times New Roman"/>
        </w:rPr>
        <w:t xml:space="preserve"> condition (F(1,58) = 7.916, p = 0.007, </w:t>
      </w:r>
      <w:r w:rsidRPr="00B53558">
        <w:rPr>
          <w:rFonts w:ascii="Times New Roman" w:hAnsi="Times New Roman" w:cs="Times New Roman"/>
          <w:lang w:val="el-GR"/>
        </w:rPr>
        <w:t>η</w:t>
      </w:r>
      <w:r w:rsidRPr="00B53558">
        <w:rPr>
          <w:rFonts w:ascii="Times New Roman" w:hAnsi="Times New Roman" w:cs="Times New Roman"/>
          <w:vertAlign w:val="subscript"/>
        </w:rPr>
        <w:t>p</w:t>
      </w:r>
      <w:r w:rsidRPr="00B53558">
        <w:rPr>
          <w:rFonts w:ascii="Times New Roman" w:hAnsi="Times New Roman" w:cs="Times New Roman"/>
          <w:vertAlign w:val="superscript"/>
        </w:rPr>
        <w:t>2</w:t>
      </w:r>
      <w:r w:rsidRPr="00B53558">
        <w:rPr>
          <w:rFonts w:ascii="Times New Roman" w:hAnsi="Times New Roman" w:cs="Times New Roman"/>
        </w:rPr>
        <w:t xml:space="preserve"> = 0.120; after FDR correction, p=0.014; </w:t>
      </w:r>
      <w:r w:rsidRPr="00B53558">
        <w:rPr>
          <w:rFonts w:ascii="Times New Roman" w:hAnsi="Times New Roman" w:cs="Times New Roman"/>
          <w:color w:val="5B9BD5" w:themeColor="accent5"/>
        </w:rPr>
        <w:t>Figure 2D &amp; Figure 2E</w:t>
      </w:r>
      <w:r w:rsidRPr="00B53558">
        <w:rPr>
          <w:rFonts w:ascii="Times New Roman" w:hAnsi="Times New Roman" w:cs="Times New Roman"/>
        </w:rPr>
        <w:t>). For default mode network, we did not significant social placebo effect on all indices mentioned above (all p &gt; 0.075; after FDR correction, p&gt;0.100).</w:t>
      </w:r>
    </w:p>
    <w:p w14:paraId="470872B0" w14:textId="77777777" w:rsidR="00C40046" w:rsidRPr="00B53558" w:rsidRDefault="00C40046" w:rsidP="00C40046">
      <w:pPr>
        <w:spacing w:line="360" w:lineRule="auto"/>
        <w:jc w:val="left"/>
        <w:rPr>
          <w:rFonts w:ascii="Times New Roman" w:hAnsi="Times New Roman" w:cs="Times New Roman"/>
          <w:color w:val="7030A0"/>
        </w:rPr>
      </w:pPr>
      <w:r w:rsidRPr="00B53558">
        <w:rPr>
          <w:rFonts w:ascii="Times New Roman" w:hAnsi="Times New Roman" w:cs="Times New Roman"/>
          <w:color w:val="7030A0"/>
        </w:rPr>
        <w:t>#point4-conclusion for resting part</w:t>
      </w:r>
    </w:p>
    <w:p w14:paraId="2A24B6A9"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Together, these results indicated that the spontaneous internal representation for “active” treatment information increased the functional coupling of prefrontal regions (vmPFC-SFG). Interestingly, this internal representation also allowed the stronger connectivity strength within social brain network, with the right NAc, a critical brain region for encoding motivation-related psychological processes (</w:t>
      </w:r>
      <w:r w:rsidRPr="00B53558">
        <w:rPr>
          <w:rFonts w:ascii="Times New Roman" w:hAnsi="Times New Roman" w:cs="Times New Roman"/>
          <w:color w:val="5B9BD5" w:themeColor="accent5"/>
        </w:rPr>
        <w:t>Schultz, 2004; Knutson and Cooper, 2005</w:t>
      </w:r>
      <w:r w:rsidRPr="00B53558">
        <w:rPr>
          <w:rFonts w:ascii="Times New Roman" w:hAnsi="Times New Roman" w:cs="Times New Roman"/>
        </w:rPr>
        <w:t>), served as the connected hub. Graph-theory based analyses suggested that this kind of spontaneous internal representation enhanced the efficiency for transmitting information within social brain connectome, which may provide the necessary prerequisites for further complex and intensive social interactions.</w:t>
      </w:r>
      <w:r w:rsidRPr="00B53558">
        <w:rPr>
          <w:rFonts w:ascii="Times New Roman" w:hAnsi="Times New Roman" w:cs="Times New Roman"/>
          <w:noProof/>
        </w:rPr>
        <w:t xml:space="preserve"> </w:t>
      </w:r>
    </w:p>
    <w:p w14:paraId="5D803A60" w14:textId="03D21412"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noProof/>
        </w:rPr>
        <w:lastRenderedPageBreak/>
        <w:t xml:space="preserve"> </w:t>
      </w:r>
      <w:r w:rsidRPr="00B53558">
        <w:rPr>
          <w:rFonts w:ascii="Times New Roman" w:hAnsi="Times New Roman" w:cs="Times New Roman"/>
          <w:noProof/>
        </w:rPr>
        <w:drawing>
          <wp:inline distT="0" distB="0" distL="0" distR="0" wp14:anchorId="0AB1BB3E" wp14:editId="5F69002E">
            <wp:extent cx="4663202" cy="61369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5024" cy="6152502"/>
                    </a:xfrm>
                    <a:prstGeom prst="rect">
                      <a:avLst/>
                    </a:prstGeom>
                  </pic:spPr>
                </pic:pic>
              </a:graphicData>
            </a:graphic>
          </wp:inline>
        </w:drawing>
      </w:r>
    </w:p>
    <w:p w14:paraId="58FBD995" w14:textId="7DEA1D38" w:rsidR="00C40046" w:rsidRPr="00B53558" w:rsidRDefault="00C40046" w:rsidP="00C40046">
      <w:pPr>
        <w:spacing w:line="360" w:lineRule="auto"/>
        <w:jc w:val="left"/>
        <w:rPr>
          <w:rFonts w:ascii="Times New Roman" w:hAnsi="Times New Roman" w:cs="Times New Roman"/>
          <w:b/>
        </w:rPr>
      </w:pPr>
      <w:r w:rsidRPr="00B53558">
        <w:rPr>
          <w:rFonts w:ascii="Times New Roman" w:hAnsi="Times New Roman" w:cs="Times New Roman"/>
          <w:b/>
        </w:rPr>
        <w:t>Figure 2. Spontaneous representation for placebo information enhanced functional coupling of prefrontal regions, and reshaped social brain network with stronger connectivity strength and communication efficiency.</w:t>
      </w:r>
    </w:p>
    <w:p w14:paraId="50D71626"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 xml:space="preserve">(A) Results of seed-based functional connectivity. </w:t>
      </w:r>
      <w:r w:rsidRPr="00B53558">
        <w:rPr>
          <w:rFonts w:ascii="Times New Roman" w:hAnsi="Times New Roman" w:cs="Times New Roman"/>
          <w:i/>
        </w:rPr>
        <w:t>Spray+</w:t>
      </w:r>
      <w:r w:rsidRPr="00B53558">
        <w:rPr>
          <w:rFonts w:ascii="Times New Roman" w:hAnsi="Times New Roman" w:cs="Times New Roman"/>
        </w:rPr>
        <w:t xml:space="preserve"> condition allowed stronger functional coupling between vmPFC and superior frontal gyrus. SFG, superior frontal gyrus.</w:t>
      </w:r>
    </w:p>
    <w:p w14:paraId="667994A8"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 xml:space="preserve">(B) Social brain network’s functional connectivity strength in two treatment conditions. The average functional connectivity strength within social brain network was significant higher in </w:t>
      </w:r>
      <w:r w:rsidRPr="00B53558">
        <w:rPr>
          <w:rFonts w:ascii="Times New Roman" w:hAnsi="Times New Roman" w:cs="Times New Roman"/>
          <w:i/>
        </w:rPr>
        <w:t>spray+</w:t>
      </w:r>
      <w:r w:rsidRPr="00B53558">
        <w:rPr>
          <w:rFonts w:ascii="Times New Roman" w:hAnsi="Times New Roman" w:cs="Times New Roman"/>
        </w:rPr>
        <w:t xml:space="preserve"> condition than </w:t>
      </w:r>
      <w:r w:rsidRPr="00B53558">
        <w:rPr>
          <w:rFonts w:ascii="Times New Roman" w:hAnsi="Times New Roman" w:cs="Times New Roman"/>
          <w:i/>
        </w:rPr>
        <w:t>control</w:t>
      </w:r>
      <w:r w:rsidRPr="00B53558">
        <w:rPr>
          <w:rFonts w:ascii="Times New Roman" w:hAnsi="Times New Roman" w:cs="Times New Roman"/>
        </w:rPr>
        <w:t xml:space="preserve"> condition. </w:t>
      </w:r>
    </w:p>
    <w:p w14:paraId="6148DD9A"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(C) Connectivity diagram to show the internal representation (</w:t>
      </w:r>
      <w:r w:rsidRPr="00B53558">
        <w:rPr>
          <w:rFonts w:ascii="Times New Roman" w:hAnsi="Times New Roman" w:cs="Times New Roman"/>
          <w:i/>
        </w:rPr>
        <w:t>spray+</w:t>
      </w:r>
      <w:r w:rsidRPr="00B53558">
        <w:rPr>
          <w:rFonts w:ascii="Times New Roman" w:hAnsi="Times New Roman" w:cs="Times New Roman"/>
        </w:rPr>
        <w:t xml:space="preserve"> vs. </w:t>
      </w:r>
      <w:r w:rsidRPr="00B53558">
        <w:rPr>
          <w:rFonts w:ascii="Times New Roman" w:hAnsi="Times New Roman" w:cs="Times New Roman"/>
          <w:i/>
        </w:rPr>
        <w:t>control</w:t>
      </w:r>
      <w:r w:rsidRPr="00B53558">
        <w:rPr>
          <w:rFonts w:ascii="Times New Roman" w:hAnsi="Times New Roman" w:cs="Times New Roman"/>
        </w:rPr>
        <w:t xml:space="preserve">) on specific </w:t>
      </w:r>
      <w:r w:rsidRPr="00B53558">
        <w:rPr>
          <w:rFonts w:ascii="Times New Roman" w:hAnsi="Times New Roman" w:cs="Times New Roman"/>
        </w:rPr>
        <w:lastRenderedPageBreak/>
        <w:t xml:space="preserve">connections. Spray+ condition associated with greater functional connectivity of the right NAc (hub node) with PCC, precuneus, aMCC, left NAc, left TPJ and left STS. Red color indicated the significant nodes from network-based statistic analysis. PCC, posterior cingulate gyrus; aMCC, anterior middle cingulate gyrus; TPJ, </w:t>
      </w:r>
      <w:r w:rsidRPr="00B53558">
        <w:rPr>
          <w:rFonts w:ascii="Times New Roman" w:hAnsi="Times New Roman" w:cs="Times New Roman"/>
          <w:color w:val="222222"/>
          <w:shd w:val="clear" w:color="auto" w:fill="FFFFFF"/>
        </w:rPr>
        <w:t xml:space="preserve">temporoparietal junction; </w:t>
      </w:r>
      <w:r w:rsidRPr="00B53558">
        <w:rPr>
          <w:rFonts w:ascii="Times New Roman" w:hAnsi="Times New Roman" w:cs="Times New Roman"/>
        </w:rPr>
        <w:t xml:space="preserve">STS, superior temporal sulcus. </w:t>
      </w:r>
    </w:p>
    <w:p w14:paraId="436A3E5A" w14:textId="77777777" w:rsidR="00C40046" w:rsidRPr="00B53558" w:rsidRDefault="00C40046" w:rsidP="00C40046">
      <w:pPr>
        <w:spacing w:line="360" w:lineRule="auto"/>
        <w:jc w:val="left"/>
        <w:rPr>
          <w:rFonts w:ascii="Times New Roman" w:hAnsi="Times New Roman" w:cs="Times New Roman"/>
        </w:rPr>
      </w:pPr>
      <w:r w:rsidRPr="00B53558">
        <w:rPr>
          <w:rFonts w:ascii="Times New Roman" w:hAnsi="Times New Roman" w:cs="Times New Roman"/>
        </w:rPr>
        <w:t>(D, E) Graph theory properties within social brain network.</w:t>
      </w:r>
      <w:r w:rsidRPr="00B53558">
        <w:rPr>
          <w:rFonts w:ascii="Times New Roman" w:hAnsi="Times New Roman" w:cs="Times New Roman"/>
          <w:i/>
        </w:rPr>
        <w:t xml:space="preserve"> Spray+ </w:t>
      </w:r>
      <w:r w:rsidRPr="00B53558">
        <w:rPr>
          <w:rFonts w:ascii="Times New Roman" w:hAnsi="Times New Roman" w:cs="Times New Roman"/>
        </w:rPr>
        <w:t>condition showed higher global and local communication efficiency within social brain network. (Error bars represent standard error, p&lt;0.05 *, p &lt; 0.01 **).</w:t>
      </w:r>
    </w:p>
    <w:p w14:paraId="5DE6E1A1" w14:textId="77777777" w:rsidR="00C40046" w:rsidRPr="00B53558" w:rsidRDefault="00C40046" w:rsidP="00C40046">
      <w:pPr>
        <w:spacing w:line="360" w:lineRule="auto"/>
        <w:jc w:val="left"/>
        <w:rPr>
          <w:rFonts w:ascii="Times New Roman" w:hAnsi="Times New Roman" w:cs="Times New Roman"/>
        </w:rPr>
      </w:pPr>
    </w:p>
    <w:p w14:paraId="7D6ABCA5" w14:textId="77777777" w:rsidR="00C40046" w:rsidRPr="00B53558" w:rsidRDefault="00C40046" w:rsidP="00C40046">
      <w:pPr>
        <w:widowControl/>
        <w:jc w:val="left"/>
        <w:rPr>
          <w:rFonts w:ascii="Times New Roman" w:hAnsi="Times New Roman" w:cs="Times New Roman"/>
        </w:rPr>
      </w:pPr>
      <w:r w:rsidRPr="00B53558">
        <w:rPr>
          <w:rFonts w:ascii="Times New Roman" w:hAnsi="Times New Roman" w:cs="Times New Roman"/>
        </w:rPr>
        <w:br w:type="page"/>
      </w:r>
    </w:p>
    <w:p w14:paraId="02D3FA02" w14:textId="77777777" w:rsidR="00C40046" w:rsidRPr="00C40046" w:rsidRDefault="00C40046" w:rsidP="00C40046">
      <w:pPr>
        <w:spacing w:line="360" w:lineRule="auto"/>
        <w:jc w:val="left"/>
        <w:rPr>
          <w:rFonts w:ascii="Times New Roman" w:hAnsi="Times New Roman" w:cs="Times New Roman"/>
          <w:b/>
        </w:rPr>
      </w:pPr>
      <w:r w:rsidRPr="00C40046">
        <w:rPr>
          <w:rFonts w:ascii="Times New Roman" w:hAnsi="Times New Roman" w:cs="Times New Roman"/>
          <w:b/>
        </w:rPr>
        <w:lastRenderedPageBreak/>
        <w:t xml:space="preserve">Stimuli </w:t>
      </w:r>
      <w:r>
        <w:rPr>
          <w:rFonts w:ascii="Times New Roman" w:hAnsi="Times New Roman" w:cs="Times New Roman"/>
          <w:b/>
        </w:rPr>
        <w:t xml:space="preserve">and design </w:t>
      </w:r>
      <w:r w:rsidRPr="00C40046">
        <w:rPr>
          <w:rFonts w:ascii="Times New Roman" w:hAnsi="Times New Roman" w:cs="Times New Roman"/>
          <w:b/>
        </w:rPr>
        <w:t xml:space="preserve">for </w:t>
      </w:r>
      <w:r w:rsidRPr="00B53558">
        <w:rPr>
          <w:rFonts w:ascii="Times New Roman" w:hAnsi="Times New Roman" w:cs="Times New Roman"/>
          <w:b/>
        </w:rPr>
        <w:t>information</w:t>
      </w:r>
      <w:r w:rsidRPr="00C40046">
        <w:rPr>
          <w:rFonts w:ascii="Times New Roman" w:hAnsi="Times New Roman" w:cs="Times New Roman"/>
          <w:b/>
        </w:rPr>
        <w:t xml:space="preserve"> representation task </w:t>
      </w:r>
    </w:p>
    <w:p w14:paraId="192AE024" w14:textId="77777777" w:rsidR="00C40046" w:rsidRPr="0077793E" w:rsidRDefault="00C40046" w:rsidP="00C40046">
      <w:pPr>
        <w:spacing w:line="360" w:lineRule="auto"/>
        <w:jc w:val="left"/>
        <w:rPr>
          <w:rFonts w:ascii="Times New Roman" w:hAnsi="Times New Roman" w:cs="Times New Roman"/>
        </w:rPr>
      </w:pPr>
      <w:r w:rsidRPr="00EF161B">
        <w:rPr>
          <w:rFonts w:ascii="Times New Roman" w:hAnsi="Times New Roman" w:cs="Times New Roman"/>
        </w:rPr>
        <w:t>Importantly, both two groups of participants learned general knowledge about oxytocin in placebo manipulation phase</w:t>
      </w:r>
      <w:r>
        <w:rPr>
          <w:rFonts w:ascii="Times New Roman" w:hAnsi="Times New Roman" w:cs="Times New Roman"/>
        </w:rPr>
        <w:t>,</w:t>
      </w:r>
      <w:r w:rsidRPr="00EF161B">
        <w:rPr>
          <w:rFonts w:ascii="Times New Roman" w:hAnsi="Times New Roman" w:cs="Times New Roman"/>
        </w:rPr>
        <w:t xml:space="preserve"> to avoid the</w:t>
      </w:r>
      <w:r>
        <w:rPr>
          <w:rFonts w:ascii="Times New Roman" w:hAnsi="Times New Roman" w:cs="Times New Roman"/>
        </w:rPr>
        <w:t xml:space="preserve"> potential</w:t>
      </w:r>
      <w:r w:rsidRPr="00EF161B">
        <w:rPr>
          <w:rFonts w:ascii="Times New Roman" w:hAnsi="Times New Roman" w:cs="Times New Roman"/>
        </w:rPr>
        <w:t xml:space="preserve"> </w:t>
      </w:r>
      <w:r>
        <w:rPr>
          <w:rFonts w:ascii="Times New Roman" w:hAnsi="Times New Roman" w:cs="Times New Roman"/>
        </w:rPr>
        <w:t>influence</w:t>
      </w:r>
      <w:r w:rsidRPr="00EF161B">
        <w:rPr>
          <w:rFonts w:ascii="Times New Roman" w:hAnsi="Times New Roman" w:cs="Times New Roman"/>
        </w:rPr>
        <w:t xml:space="preserve"> of familiarit</w:t>
      </w:r>
      <w:r>
        <w:rPr>
          <w:rFonts w:ascii="Times New Roman" w:hAnsi="Times New Roman" w:cs="Times New Roman"/>
        </w:rPr>
        <w:t>y</w:t>
      </w:r>
      <w:r w:rsidRPr="00EF161B">
        <w:rPr>
          <w:rFonts w:ascii="Times New Roman" w:hAnsi="Times New Roman" w:cs="Times New Roman"/>
        </w:rPr>
        <w:t xml:space="preserve">. </w:t>
      </w:r>
      <w:r>
        <w:rPr>
          <w:rFonts w:ascii="Times New Roman" w:hAnsi="Times New Roman" w:cs="Times New Roman"/>
        </w:rPr>
        <w:t xml:space="preserve">Participants did not learn robot-related knowledge, since our online studies (see </w:t>
      </w:r>
      <w:r>
        <w:rPr>
          <w:rFonts w:ascii="Times New Roman" w:hAnsi="Times New Roman" w:cs="Times New Roman"/>
          <w:color w:val="FF0000"/>
        </w:rPr>
        <w:t>Figure S2, Figure S3</w:t>
      </w:r>
      <w:r>
        <w:rPr>
          <w:rFonts w:ascii="Times New Roman" w:hAnsi="Times New Roman" w:cs="Times New Roman"/>
        </w:rPr>
        <w:t>) have shown that people were generally more familiar with robots than oxytocin, and after learning oxytocin-related materials, these two types of knowledge could reach comparable familiarity. In this task, six</w:t>
      </w:r>
      <w:r w:rsidRPr="00B53558">
        <w:rPr>
          <w:rFonts w:ascii="Times New Roman" w:hAnsi="Times New Roman" w:cs="Times New Roman"/>
        </w:rPr>
        <w:t>ty short sentences were selected as experimental stimuli and separated into two categories including “</w:t>
      </w:r>
      <w:r w:rsidRPr="00B53558">
        <w:rPr>
          <w:rFonts w:ascii="Times New Roman" w:hAnsi="Times New Roman" w:cs="Times New Roman"/>
          <w:i/>
        </w:rPr>
        <w:t>Oxytocin-related information</w:t>
      </w:r>
      <w:r w:rsidRPr="00B53558">
        <w:rPr>
          <w:rFonts w:ascii="Times New Roman" w:hAnsi="Times New Roman" w:cs="Times New Roman"/>
        </w:rPr>
        <w:t>” and “</w:t>
      </w:r>
      <w:r w:rsidRPr="00B53558">
        <w:rPr>
          <w:rFonts w:ascii="Times New Roman" w:hAnsi="Times New Roman" w:cs="Times New Roman"/>
          <w:i/>
        </w:rPr>
        <w:t>Oxytocin-irrelevant information</w:t>
      </w:r>
      <w:r w:rsidRPr="00B53558">
        <w:rPr>
          <w:rFonts w:ascii="Times New Roman" w:hAnsi="Times New Roman" w:cs="Times New Roman"/>
        </w:rPr>
        <w:t>”. Sentences</w:t>
      </w:r>
      <w:r w:rsidRPr="00B53558">
        <w:rPr>
          <w:rFonts w:ascii="Times New Roman" w:hAnsi="Times New Roman" w:cs="Times New Roman"/>
          <w:i/>
        </w:rPr>
        <w:t xml:space="preserve"> </w:t>
      </w:r>
      <w:r w:rsidRPr="00B53558">
        <w:rPr>
          <w:rFonts w:ascii="Times New Roman" w:hAnsi="Times New Roman" w:cs="Times New Roman"/>
        </w:rPr>
        <w:t>in</w:t>
      </w:r>
      <w:r w:rsidRPr="00B53558">
        <w:rPr>
          <w:rFonts w:ascii="Times New Roman" w:hAnsi="Times New Roman" w:cs="Times New Roman"/>
          <w:i/>
        </w:rPr>
        <w:t xml:space="preserve"> Oxytocin-related information </w:t>
      </w:r>
      <w:r w:rsidRPr="00B53558">
        <w:rPr>
          <w:rFonts w:ascii="Times New Roman" w:hAnsi="Times New Roman" w:cs="Times New Roman"/>
        </w:rPr>
        <w:t>were made up from “oxytocin”, and the high frequency words from text analysis based on oxytocin materials used in placebo manipulation phase</w:t>
      </w:r>
      <w:r>
        <w:rPr>
          <w:rFonts w:ascii="Times New Roman" w:hAnsi="Times New Roman" w:cs="Times New Roman"/>
        </w:rPr>
        <w:t>. T</w:t>
      </w:r>
      <w:r w:rsidRPr="00B53558">
        <w:rPr>
          <w:rFonts w:ascii="Times New Roman" w:hAnsi="Times New Roman" w:cs="Times New Roman"/>
        </w:rPr>
        <w:t xml:space="preserve">hese sentences were designed to delineate the knowledge about oxytocin and its effect on social functioning; such as “Oxytocin increases the interpersonal interaction”). Sentences in </w:t>
      </w:r>
      <w:r w:rsidRPr="00B53558">
        <w:rPr>
          <w:rFonts w:ascii="Times New Roman" w:hAnsi="Times New Roman" w:cs="Times New Roman"/>
          <w:i/>
        </w:rPr>
        <w:t>Oxytocin-irrelevant information</w:t>
      </w:r>
      <w:r w:rsidRPr="00B53558">
        <w:rPr>
          <w:rFonts w:ascii="Times New Roman" w:hAnsi="Times New Roman" w:cs="Times New Roman"/>
        </w:rPr>
        <w:t xml:space="preserve"> were made up from the core noun “robot”, and the high frequency words from text analysis based on robot-related materials used in previous social placebo manipulation phase (</w:t>
      </w:r>
      <w:r w:rsidRPr="00B53558">
        <w:rPr>
          <w:rFonts w:ascii="Times New Roman" w:hAnsi="Times New Roman" w:cs="Times New Roman"/>
          <w:color w:val="5B9BD5" w:themeColor="accent5"/>
        </w:rPr>
        <w:t>Yan et al., 2018</w:t>
      </w:r>
      <w:r w:rsidRPr="00B53558">
        <w:rPr>
          <w:rFonts w:ascii="Times New Roman" w:hAnsi="Times New Roman" w:cs="Times New Roman"/>
        </w:rPr>
        <w:t xml:space="preserve">), such as “Robot can be used in hospital to help patients”. Sentences in each category kept similar length and format, as well matched in valence and arousal (see </w:t>
      </w:r>
      <w:r w:rsidRPr="00B53558">
        <w:rPr>
          <w:rFonts w:ascii="Times New Roman" w:hAnsi="Times New Roman" w:cs="Times New Roman"/>
          <w:color w:val="FF0000"/>
        </w:rPr>
        <w:t>SI Section 1</w:t>
      </w:r>
      <w:r w:rsidRPr="00B53558">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In scanner, p</w:t>
      </w:r>
      <w:r w:rsidRPr="0077793E">
        <w:rPr>
          <w:rFonts w:ascii="Times New Roman" w:hAnsi="Times New Roman" w:cs="Times New Roman"/>
        </w:rPr>
        <w:t>articipants were instructed to view each sentence from</w:t>
      </w:r>
      <w:r w:rsidRPr="0077793E">
        <w:rPr>
          <w:rFonts w:ascii="Times New Roman" w:hAnsi="Times New Roman" w:cs="Times New Roman"/>
          <w:i/>
        </w:rPr>
        <w:t xml:space="preserve"> Oxytocin-related information </w:t>
      </w:r>
      <w:r w:rsidRPr="0077793E">
        <w:rPr>
          <w:rFonts w:ascii="Times New Roman" w:hAnsi="Times New Roman" w:cs="Times New Roman"/>
        </w:rPr>
        <w:t xml:space="preserve">and </w:t>
      </w:r>
      <w:r w:rsidRPr="0077793E">
        <w:rPr>
          <w:rFonts w:ascii="Times New Roman" w:hAnsi="Times New Roman" w:cs="Times New Roman"/>
          <w:i/>
        </w:rPr>
        <w:t>Oxytocin-irrelevant information</w:t>
      </w:r>
      <w:r w:rsidRPr="0077793E">
        <w:rPr>
          <w:rFonts w:ascii="Times New Roman" w:hAnsi="Times New Roman" w:cs="Times New Roman"/>
        </w:rPr>
        <w:t xml:space="preserve"> then judge whether they understand or not. In out-scanner session, all participants viewed these sentences again and rated the trueness, comprehension and self-relevance for each sentence (detailed task description see </w:t>
      </w:r>
      <w:r w:rsidRPr="008258C9">
        <w:rPr>
          <w:rFonts w:ascii="Times New Roman" w:hAnsi="Times New Roman" w:cs="Times New Roman"/>
          <w:color w:val="FF0000"/>
        </w:rPr>
        <w:t>Method</w:t>
      </w:r>
      <w:r w:rsidRPr="0077793E">
        <w:rPr>
          <w:rFonts w:ascii="Times New Roman" w:hAnsi="Times New Roman" w:cs="Times New Roman"/>
        </w:rPr>
        <w:t xml:space="preserve">). </w:t>
      </w:r>
    </w:p>
    <w:p w14:paraId="1CE58E83" w14:textId="77777777" w:rsidR="00C40046" w:rsidRPr="0077793E" w:rsidRDefault="00C40046" w:rsidP="00C40046">
      <w:pPr>
        <w:pStyle w:val="aa"/>
        <w:spacing w:line="360" w:lineRule="auto"/>
        <w:ind w:left="360" w:firstLineChars="0" w:firstLine="0"/>
        <w:rPr>
          <w:rFonts w:cs="Times New Roman"/>
        </w:rPr>
      </w:pPr>
    </w:p>
    <w:p w14:paraId="2D99025F" w14:textId="77777777" w:rsidR="00C40046" w:rsidRPr="0077793E" w:rsidRDefault="00C40046" w:rsidP="00C40046">
      <w:pPr>
        <w:spacing w:line="360" w:lineRule="auto"/>
        <w:jc w:val="left"/>
        <w:rPr>
          <w:rFonts w:ascii="Times New Roman" w:hAnsi="Times New Roman" w:cs="Times New Roman"/>
          <w:b/>
        </w:rPr>
      </w:pPr>
      <w:r w:rsidRPr="0077793E">
        <w:rPr>
          <w:rFonts w:ascii="Times New Roman" w:hAnsi="Times New Roman" w:cs="Times New Roman"/>
          <w:b/>
        </w:rPr>
        <w:t xml:space="preserve">Oxytocin-related information but not Oxytocin-irrelevant information elicited higher neural activation in vmPFC in </w:t>
      </w:r>
      <w:r w:rsidRPr="0077793E">
        <w:rPr>
          <w:rFonts w:ascii="Times New Roman" w:hAnsi="Times New Roman" w:cs="Times New Roman"/>
          <w:b/>
          <w:i/>
        </w:rPr>
        <w:t xml:space="preserve">spray+ </w:t>
      </w:r>
      <w:r w:rsidRPr="0077793E">
        <w:rPr>
          <w:rFonts w:ascii="Times New Roman" w:hAnsi="Times New Roman" w:cs="Times New Roman"/>
          <w:b/>
        </w:rPr>
        <w:t>condition.</w:t>
      </w:r>
    </w:p>
    <w:p w14:paraId="61FCB4A0"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t>#introduced vmPFC, raised your hypothesis.</w:t>
      </w:r>
    </w:p>
    <w:p w14:paraId="36AA4E38"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rPr>
        <w:t>We aimed to empirically examine whether and how the vmPFC encoded and represented the treatment information. Placebo treatment contributed to personal well-being by appraising the benefits to oneself (</w:t>
      </w:r>
      <w:r w:rsidRPr="0077793E">
        <w:rPr>
          <w:rFonts w:ascii="Times New Roman" w:hAnsi="Times New Roman" w:cs="Times New Roman"/>
          <w:color w:val="5B9BD5" w:themeColor="accent5"/>
        </w:rPr>
        <w:t>Geuter et al., 2017</w:t>
      </w:r>
      <w:r w:rsidRPr="0077793E">
        <w:rPr>
          <w:rFonts w:ascii="Times New Roman" w:hAnsi="Times New Roman" w:cs="Times New Roman"/>
        </w:rPr>
        <w:t>), and vmPFC can conceptualize further states of the self (</w:t>
      </w:r>
      <w:r w:rsidRPr="0077793E">
        <w:rPr>
          <w:rFonts w:ascii="Times New Roman" w:hAnsi="Times New Roman" w:cs="Times New Roman"/>
          <w:color w:val="5B9BD5" w:themeColor="accent5"/>
        </w:rPr>
        <w:t>Buckner and Carroll, 2006;</w:t>
      </w:r>
      <w:r w:rsidRPr="0077793E">
        <w:rPr>
          <w:rFonts w:ascii="Times New Roman" w:hAnsi="Times New Roman" w:cs="Times New Roman"/>
        </w:rPr>
        <w:t xml:space="preserve"> </w:t>
      </w:r>
      <w:r w:rsidRPr="0077793E">
        <w:rPr>
          <w:rFonts w:ascii="Times New Roman" w:hAnsi="Times New Roman" w:cs="Times New Roman"/>
          <w:color w:val="5B9BD5" w:themeColor="accent5"/>
        </w:rPr>
        <w:t>Hershfiled, 2011</w:t>
      </w:r>
      <w:r w:rsidRPr="0077793E">
        <w:rPr>
          <w:rFonts w:ascii="Times New Roman" w:hAnsi="Times New Roman" w:cs="Times New Roman"/>
        </w:rPr>
        <w:t xml:space="preserve">). Participants in spray+ condition received “oxytocin” and learned the information about oxytocin may imagine the oxytocin effect on themselves in the future, that is, the self-relevance of </w:t>
      </w:r>
      <w:r w:rsidRPr="0077793E">
        <w:rPr>
          <w:rFonts w:ascii="Times New Roman" w:hAnsi="Times New Roman" w:cs="Times New Roman"/>
          <w:i/>
        </w:rPr>
        <w:t>Oxytocin-related information</w:t>
      </w:r>
      <w:r w:rsidRPr="0077793E">
        <w:rPr>
          <w:rFonts w:ascii="Times New Roman" w:hAnsi="Times New Roman" w:cs="Times New Roman"/>
        </w:rPr>
        <w:t xml:space="preserve"> may be more </w:t>
      </w:r>
      <w:r w:rsidRPr="0077793E">
        <w:rPr>
          <w:rFonts w:ascii="Times New Roman" w:hAnsi="Times New Roman" w:cs="Times New Roman"/>
        </w:rPr>
        <w:lastRenderedPageBreak/>
        <w:t xml:space="preserve">evident than in control condition. Here, we hypothesized that the </w:t>
      </w:r>
      <w:r w:rsidRPr="0077793E">
        <w:rPr>
          <w:rFonts w:ascii="Times New Roman" w:hAnsi="Times New Roman" w:cs="Times New Roman"/>
          <w:i/>
        </w:rPr>
        <w:t xml:space="preserve">Oxytocin-related information </w:t>
      </w:r>
      <w:r w:rsidRPr="0077793E">
        <w:rPr>
          <w:rFonts w:ascii="Times New Roman" w:hAnsi="Times New Roman" w:cs="Times New Roman"/>
        </w:rPr>
        <w:t xml:space="preserve">would elicit stronger neural responses in vmPFC in spray+ condition. </w:t>
      </w:r>
    </w:p>
    <w:p w14:paraId="3E8789FE"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t>#GLM results in vmPFC----treatment effect on OT and Rob separately.</w:t>
      </w:r>
    </w:p>
    <w:p w14:paraId="70C5B255" w14:textId="7D6569B1"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rPr>
        <w:t>We calculated the parameter estimates of signal intensity in vmPFC for each category of information. As expected, univariate analysis with Treatment (spray+ vs. control) as between-subject variable, age as covariate showed significant main effect of treatment (F(1,60)</w:t>
      </w:r>
      <w:r w:rsidRPr="0077793E">
        <w:rPr>
          <w:rStyle w:val="ab"/>
          <w:rFonts w:ascii="Times New Roman" w:hAnsi="Times New Roman" w:cs="Times New Roman"/>
        </w:rPr>
        <w:footnoteReference w:id="3"/>
      </w:r>
      <w:r w:rsidRPr="0077793E">
        <w:rPr>
          <w:rFonts w:ascii="Times New Roman" w:hAnsi="Times New Roman" w:cs="Times New Roman"/>
        </w:rPr>
        <w:t xml:space="preserve">=9.172, p=0.004,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=0.112), that spray+ condition engaged stronger neural activation for </w:t>
      </w:r>
      <w:r>
        <w:rPr>
          <w:rFonts w:ascii="Times New Roman" w:hAnsi="Times New Roman" w:cs="Times New Roman" w:hint="eastAsia"/>
          <w:i/>
        </w:rPr>
        <w:t>O</w:t>
      </w:r>
      <w:r w:rsidRPr="0077793E">
        <w:rPr>
          <w:rFonts w:ascii="Times New Roman" w:hAnsi="Times New Roman" w:cs="Times New Roman"/>
          <w:i/>
        </w:rPr>
        <w:t>xytocin-related information</w:t>
      </w:r>
      <w:r w:rsidRPr="0077793E">
        <w:rPr>
          <w:rFonts w:ascii="Times New Roman" w:hAnsi="Times New Roman" w:cs="Times New Roman"/>
        </w:rPr>
        <w:t xml:space="preserve"> (M±SD = -0.139±0.185) than control condition did (M±SD = -0.241±0.207). No significant treatment effect for </w:t>
      </w:r>
      <w:r>
        <w:rPr>
          <w:rFonts w:ascii="Times New Roman" w:hAnsi="Times New Roman" w:cs="Times New Roman" w:hint="eastAsia"/>
          <w:i/>
        </w:rPr>
        <w:t>O</w:t>
      </w:r>
      <w:r w:rsidRPr="0077793E">
        <w:rPr>
          <w:rFonts w:ascii="Times New Roman" w:hAnsi="Times New Roman" w:cs="Times New Roman"/>
          <w:i/>
        </w:rPr>
        <w:t>xytocin-irrelevant information</w:t>
      </w:r>
      <w:r w:rsidRPr="0077793E">
        <w:rPr>
          <w:rFonts w:ascii="Times New Roman" w:hAnsi="Times New Roman" w:cs="Times New Roman"/>
        </w:rPr>
        <w:t xml:space="preserve"> (F(1,60)=0.493, p=0.485,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=0.008) was found. Further, a mixed-ANCOVA with Information-type (</w:t>
      </w:r>
      <w:r w:rsidRPr="0077793E">
        <w:rPr>
          <w:rFonts w:ascii="Times New Roman" w:hAnsi="Times New Roman" w:cs="Times New Roman"/>
          <w:i/>
        </w:rPr>
        <w:t>Oxytocin-related</w:t>
      </w:r>
      <w:r w:rsidRPr="0077793E">
        <w:rPr>
          <w:rFonts w:ascii="Times New Roman" w:hAnsi="Times New Roman" w:cs="Times New Roman"/>
        </w:rPr>
        <w:t xml:space="preserve"> vs. </w:t>
      </w:r>
      <w:r w:rsidRPr="0077793E">
        <w:rPr>
          <w:rFonts w:ascii="Times New Roman" w:hAnsi="Times New Roman" w:cs="Times New Roman"/>
          <w:i/>
        </w:rPr>
        <w:t>Oxytocin-irrelevant</w:t>
      </w:r>
      <w:r w:rsidRPr="0077793E">
        <w:rPr>
          <w:rFonts w:ascii="Times New Roman" w:hAnsi="Times New Roman" w:cs="Times New Roman"/>
        </w:rPr>
        <w:t xml:space="preserve">) as within-subject variable, Treatment (spray+ vs. control) as between-subject variable, and age as covariate revealed significant interaction effect of Information- type × Treatment (F(1,60)=7.533, p=0.008,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=0.112; see</w:t>
      </w:r>
      <w:r w:rsidRPr="0077793E">
        <w:rPr>
          <w:rFonts w:ascii="Times New Roman" w:hAnsi="Times New Roman" w:cs="Times New Roman"/>
          <w:color w:val="5B9BD5" w:themeColor="accent5"/>
        </w:rPr>
        <w:t xml:space="preserve"> Figure 3A</w:t>
      </w:r>
      <w:r w:rsidRPr="0077793E">
        <w:rPr>
          <w:rFonts w:ascii="Times New Roman" w:hAnsi="Times New Roman" w:cs="Times New Roman"/>
        </w:rPr>
        <w:t xml:space="preserve">). To further confirm the results of ROI analyses, we conducted whole-brain analyses that compared spray+ and control condition in each kind of Information-type. Consistently, </w:t>
      </w:r>
      <w:r w:rsidRPr="0077793E">
        <w:rPr>
          <w:rFonts w:ascii="Times New Roman" w:hAnsi="Times New Roman" w:cs="Times New Roman"/>
          <w:i/>
        </w:rPr>
        <w:t>Oxytocin-related information</w:t>
      </w:r>
      <w:r w:rsidRPr="0077793E">
        <w:rPr>
          <w:rFonts w:ascii="Times New Roman" w:hAnsi="Times New Roman" w:cs="Times New Roman"/>
        </w:rPr>
        <w:t xml:space="preserve"> engaged higher neural activity in vmPFC </w:t>
      </w:r>
      <w:r w:rsidRPr="0077793E">
        <w:rPr>
          <w:rFonts w:ascii="Times New Roman" w:eastAsia="AdvP4D35B8" w:hAnsi="Times New Roman" w:cs="Times New Roman"/>
          <w:kern w:val="0"/>
        </w:rPr>
        <w:t>[MNI coordinates, xyz = -12 36 -6]</w:t>
      </w:r>
      <w:r w:rsidRPr="0077793E">
        <w:rPr>
          <w:rFonts w:ascii="Times New Roman" w:hAnsi="Times New Roman" w:cs="Times New Roman"/>
        </w:rPr>
        <w:t xml:space="preserve"> in spray+ condition compared to control condition, while </w:t>
      </w:r>
      <w:r w:rsidRPr="0077793E">
        <w:rPr>
          <w:rFonts w:ascii="Times New Roman" w:hAnsi="Times New Roman" w:cs="Times New Roman"/>
          <w:i/>
        </w:rPr>
        <w:t>Oxytocin-irrelevant information</w:t>
      </w:r>
      <w:r w:rsidRPr="0077793E">
        <w:rPr>
          <w:rFonts w:ascii="Times New Roman" w:hAnsi="Times New Roman" w:cs="Times New Roman"/>
        </w:rPr>
        <w:t xml:space="preserve"> did not reveal significant treatment effect in whole-brain (</w:t>
      </w:r>
      <w:r w:rsidRPr="0077793E">
        <w:rPr>
          <w:rFonts w:ascii="Times New Roman" w:hAnsi="Times New Roman" w:cs="Times New Roman"/>
          <w:color w:val="5B9BD5" w:themeColor="accent5"/>
        </w:rPr>
        <w:t xml:space="preserve">Figure 3B, </w:t>
      </w:r>
      <w:r w:rsidRPr="0077793E">
        <w:rPr>
          <w:rFonts w:ascii="Times New Roman" w:hAnsi="Times New Roman" w:cs="Times New Roman"/>
          <w:color w:val="FF0000"/>
        </w:rPr>
        <w:t>Table S1</w:t>
      </w:r>
      <w:r w:rsidRPr="0077793E">
        <w:rPr>
          <w:rFonts w:ascii="Times New Roman" w:hAnsi="Times New Roman" w:cs="Times New Roman"/>
        </w:rPr>
        <w:t>). We also conducted a whole-brain analysis of group differences across Information-types using 2-by-2 ANOVA, and confirmed the significant interaction effect of Information-type × Treatment in superior medial prefrontal gyrus [</w:t>
      </w:r>
      <w:r w:rsidRPr="0077793E">
        <w:rPr>
          <w:rFonts w:ascii="Times New Roman" w:eastAsia="AdvP4D35B8" w:hAnsi="Times New Roman" w:cs="Times New Roman"/>
          <w:kern w:val="0"/>
        </w:rPr>
        <w:t>MNI coordinates, xyz = -6 50 22</w:t>
      </w:r>
      <w:r w:rsidRPr="0077793E">
        <w:rPr>
          <w:rFonts w:ascii="Times New Roman" w:hAnsi="Times New Roman" w:cs="Times New Roman"/>
        </w:rPr>
        <w:t xml:space="preserve">]. </w:t>
      </w:r>
    </w:p>
    <w:p w14:paraId="6B5757A5" w14:textId="77777777" w:rsidR="00C40046" w:rsidRPr="00C34623" w:rsidRDefault="00C40046" w:rsidP="00C40046">
      <w:pPr>
        <w:spacing w:line="360" w:lineRule="auto"/>
        <w:jc w:val="left"/>
        <w:rPr>
          <w:rFonts w:ascii="Times New Roman" w:hAnsi="Times New Roman" w:cs="Times New Roman"/>
        </w:rPr>
      </w:pPr>
    </w:p>
    <w:p w14:paraId="10CA3D05" w14:textId="77777777" w:rsidR="00C40046" w:rsidRPr="0077793E" w:rsidRDefault="00C40046" w:rsidP="00C40046">
      <w:pPr>
        <w:spacing w:line="360" w:lineRule="auto"/>
        <w:jc w:val="left"/>
        <w:rPr>
          <w:rFonts w:ascii="Times New Roman" w:hAnsi="Times New Roman" w:cs="Times New Roman"/>
          <w:b/>
        </w:rPr>
      </w:pPr>
      <w:r w:rsidRPr="0077793E">
        <w:rPr>
          <w:rFonts w:ascii="Times New Roman" w:hAnsi="Times New Roman" w:cs="Times New Roman"/>
          <w:b/>
        </w:rPr>
        <w:t>Finer-grained neural pattern for oxytocin-related information but not for oxytocin-irrelevant information in spray+ condition.</w:t>
      </w:r>
    </w:p>
    <w:p w14:paraId="3993A7D5"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color w:val="7030A0"/>
        </w:rPr>
        <w:t>#briefly introduce the motivation to do neural representation and introduce the main index.</w:t>
      </w:r>
    </w:p>
    <w:p w14:paraId="709A6700"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i/>
        </w:rPr>
        <w:t>Oxytocin-related information</w:t>
      </w:r>
      <w:r w:rsidRPr="0077793E">
        <w:rPr>
          <w:rFonts w:ascii="Times New Roman" w:hAnsi="Times New Roman" w:cs="Times New Roman"/>
        </w:rPr>
        <w:t xml:space="preserve"> engaged higher neural activation in vmPFC in spray+ condition, this result answered </w:t>
      </w:r>
      <w:r w:rsidRPr="0077793E">
        <w:rPr>
          <w:rFonts w:ascii="Times New Roman" w:hAnsi="Times New Roman" w:cs="Times New Roman"/>
          <w:i/>
        </w:rPr>
        <w:t>wh</w:t>
      </w:r>
      <w:r>
        <w:rPr>
          <w:rFonts w:ascii="Times New Roman" w:hAnsi="Times New Roman" w:cs="Times New Roman"/>
          <w:i/>
        </w:rPr>
        <w:t>ether</w:t>
      </w:r>
      <w:r>
        <w:rPr>
          <w:rFonts w:ascii="Times New Roman" w:hAnsi="Times New Roman" w:cs="Times New Roman"/>
        </w:rPr>
        <w:t xml:space="preserve"> </w:t>
      </w:r>
      <w:r w:rsidRPr="0077793E">
        <w:rPr>
          <w:rFonts w:ascii="Times New Roman" w:hAnsi="Times New Roman" w:cs="Times New Roman"/>
        </w:rPr>
        <w:t xml:space="preserve">the </w:t>
      </w:r>
      <w:r>
        <w:rPr>
          <w:rFonts w:ascii="Times New Roman" w:hAnsi="Times New Roman" w:cs="Times New Roman"/>
        </w:rPr>
        <w:t xml:space="preserve">hypothesized </w:t>
      </w:r>
      <w:r w:rsidRPr="0077793E">
        <w:rPr>
          <w:rFonts w:ascii="Times New Roman" w:hAnsi="Times New Roman" w:cs="Times New Roman"/>
        </w:rPr>
        <w:t xml:space="preserve">brain region to encode the </w:t>
      </w:r>
      <w:r>
        <w:rPr>
          <w:rFonts w:ascii="Times New Roman" w:hAnsi="Times New Roman" w:cs="Times New Roman" w:hint="eastAsia"/>
        </w:rPr>
        <w:t>treatment</w:t>
      </w:r>
      <w:r>
        <w:rPr>
          <w:rFonts w:ascii="Times New Roman" w:hAnsi="Times New Roman" w:cs="Times New Roman"/>
        </w:rPr>
        <w:t>-related information</w:t>
      </w:r>
      <w:r w:rsidRPr="0077793E">
        <w:rPr>
          <w:rFonts w:ascii="Times New Roman" w:hAnsi="Times New Roman" w:cs="Times New Roman"/>
        </w:rPr>
        <w:t xml:space="preserve">. To further our understanding on </w:t>
      </w:r>
      <w:r w:rsidRPr="0077793E">
        <w:rPr>
          <w:rFonts w:ascii="Times New Roman" w:hAnsi="Times New Roman" w:cs="Times New Roman"/>
          <w:i/>
        </w:rPr>
        <w:t>how</w:t>
      </w:r>
      <w:r w:rsidRPr="0077793E">
        <w:rPr>
          <w:rFonts w:ascii="Times New Roman" w:hAnsi="Times New Roman" w:cs="Times New Roman"/>
        </w:rPr>
        <w:t xml:space="preserve"> the </w:t>
      </w:r>
      <w:r>
        <w:rPr>
          <w:rFonts w:ascii="Times New Roman" w:hAnsi="Times New Roman" w:cs="Times New Roman"/>
        </w:rPr>
        <w:t>treatment-related2</w:t>
      </w:r>
      <w:r w:rsidRPr="0077793E">
        <w:rPr>
          <w:rFonts w:ascii="Times New Roman" w:hAnsi="Times New Roman" w:cs="Times New Roman"/>
        </w:rPr>
        <w:t xml:space="preserve"> information was encoded </w:t>
      </w:r>
      <w:r w:rsidRPr="0077793E">
        <w:rPr>
          <w:rFonts w:ascii="Times New Roman" w:hAnsi="Times New Roman" w:cs="Times New Roman"/>
        </w:rPr>
        <w:lastRenderedPageBreak/>
        <w:t xml:space="preserve">and represented in brain, we investigate the neural representation pattern for </w:t>
      </w:r>
      <w:r>
        <w:rPr>
          <w:rFonts w:ascii="Times New Roman" w:hAnsi="Times New Roman" w:cs="Times New Roman" w:hint="eastAsia"/>
          <w:i/>
        </w:rPr>
        <w:t>O</w:t>
      </w:r>
      <w:r w:rsidRPr="0077793E">
        <w:rPr>
          <w:rFonts w:ascii="Times New Roman" w:hAnsi="Times New Roman" w:cs="Times New Roman"/>
          <w:i/>
        </w:rPr>
        <w:t>xytocin-related information</w:t>
      </w:r>
      <w:r w:rsidRPr="0077793E">
        <w:rPr>
          <w:rFonts w:ascii="Times New Roman" w:hAnsi="Times New Roman" w:cs="Times New Roman"/>
        </w:rPr>
        <w:t xml:space="preserve"> by calculating the inter-item neural similarity within all sentences in </w:t>
      </w:r>
      <w:r>
        <w:rPr>
          <w:rFonts w:ascii="Times New Roman" w:hAnsi="Times New Roman" w:cs="Times New Roman" w:hint="eastAsia"/>
          <w:i/>
        </w:rPr>
        <w:t>O</w:t>
      </w:r>
      <w:r w:rsidRPr="0077793E">
        <w:rPr>
          <w:rFonts w:ascii="Times New Roman" w:hAnsi="Times New Roman" w:cs="Times New Roman"/>
          <w:i/>
        </w:rPr>
        <w:t xml:space="preserve">xytocin-related </w:t>
      </w:r>
      <w:r w:rsidRPr="0077793E">
        <w:rPr>
          <w:rFonts w:ascii="Times New Roman" w:hAnsi="Times New Roman" w:cs="Times New Roman"/>
        </w:rPr>
        <w:t xml:space="preserve">condition.  </w:t>
      </w:r>
    </w:p>
    <w:p w14:paraId="6E6E55EC"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color w:val="7030A0"/>
        </w:rPr>
        <w:t>#results1---neural discrimination in vmPFC ROI and whole-brain; and the explanation.</w:t>
      </w:r>
    </w:p>
    <w:p w14:paraId="19E3205E" w14:textId="5C38F4B2" w:rsidR="00C40046" w:rsidRPr="0077793E" w:rsidRDefault="00C40046" w:rsidP="00C40046">
      <w:pPr>
        <w:spacing w:line="360" w:lineRule="auto"/>
        <w:jc w:val="left"/>
        <w:rPr>
          <w:rFonts w:ascii="Times New Roman" w:hAnsi="Times New Roman" w:cs="Times New Roman"/>
        </w:rPr>
      </w:pPr>
      <w:r>
        <w:rPr>
          <w:rFonts w:ascii="Times New Roman" w:hAnsi="Times New Roman" w:cs="Times New Roman" w:hint="eastAsia"/>
        </w:rPr>
        <w:t>T</w:t>
      </w:r>
      <w:r w:rsidRPr="0077793E">
        <w:rPr>
          <w:rFonts w:ascii="Times New Roman" w:hAnsi="Times New Roman" w:cs="Times New Roman"/>
        </w:rPr>
        <w:t xml:space="preserve">he spray+ group showed less neural similarity for </w:t>
      </w:r>
      <w:r>
        <w:rPr>
          <w:rFonts w:ascii="Times New Roman" w:hAnsi="Times New Roman" w:cs="Times New Roman" w:hint="eastAsia"/>
          <w:i/>
        </w:rPr>
        <w:t>O</w:t>
      </w:r>
      <w:r w:rsidRPr="0077793E">
        <w:rPr>
          <w:rFonts w:ascii="Times New Roman" w:hAnsi="Times New Roman" w:cs="Times New Roman"/>
          <w:i/>
        </w:rPr>
        <w:t>xytocin-related information</w:t>
      </w:r>
      <w:r w:rsidRPr="0077793E">
        <w:rPr>
          <w:rFonts w:ascii="Times New Roman" w:hAnsi="Times New Roman" w:cs="Times New Roman"/>
        </w:rPr>
        <w:t xml:space="preserve"> (main effect of treatment: F(1,60)=6.248, p=0.015,</w:t>
      </w:r>
      <w:r w:rsidRPr="0077793E">
        <w:rPr>
          <w:rFonts w:ascii="Times New Roman" w:hAnsi="Times New Roman" w:cs="Times New Roman"/>
          <w:lang w:val="el-GR"/>
        </w:rPr>
        <w:t xml:space="preserve"> 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=0.094) in vmPFC. That is, neural representation of </w:t>
      </w:r>
      <w:r>
        <w:rPr>
          <w:rFonts w:ascii="Times New Roman" w:hAnsi="Times New Roman" w:cs="Times New Roman" w:hint="eastAsia"/>
          <w:i/>
        </w:rPr>
        <w:t>O</w:t>
      </w:r>
      <w:r w:rsidRPr="0077793E">
        <w:rPr>
          <w:rFonts w:ascii="Times New Roman" w:hAnsi="Times New Roman" w:cs="Times New Roman"/>
          <w:i/>
        </w:rPr>
        <w:t xml:space="preserve">xytocin-related information </w:t>
      </w:r>
      <w:r w:rsidRPr="0077793E">
        <w:rPr>
          <w:rFonts w:ascii="Times New Roman" w:hAnsi="Times New Roman" w:cs="Times New Roman"/>
        </w:rPr>
        <w:t>was more distinct in spray+ condition than control condition (</w:t>
      </w:r>
      <w:r w:rsidRPr="0077793E">
        <w:rPr>
          <w:rFonts w:ascii="Times New Roman" w:hAnsi="Times New Roman" w:cs="Times New Roman"/>
          <w:color w:val="5B9BD5" w:themeColor="accent5"/>
        </w:rPr>
        <w:t>Figure 3C</w:t>
      </w:r>
      <w:r w:rsidRPr="0077793E">
        <w:rPr>
          <w:rFonts w:ascii="Times New Roman" w:hAnsi="Times New Roman" w:cs="Times New Roman"/>
        </w:rPr>
        <w:t>). Results from whole-brain analysis showed the rlOFC [</w:t>
      </w:r>
      <w:r w:rsidRPr="0077793E">
        <w:rPr>
          <w:rFonts w:ascii="Times New Roman" w:eastAsia="AdvP4D35B8" w:hAnsi="Times New Roman" w:cs="Times New Roman"/>
          <w:kern w:val="0"/>
        </w:rPr>
        <w:t>MNI coordinates, xyz = 38 52 -10</w:t>
      </w:r>
      <w:r w:rsidRPr="0077793E">
        <w:rPr>
          <w:rFonts w:ascii="Times New Roman" w:hAnsi="Times New Roman" w:cs="Times New Roman"/>
        </w:rPr>
        <w:t>] and left middle frontal gyrus [</w:t>
      </w:r>
      <w:r w:rsidRPr="0077793E">
        <w:rPr>
          <w:rFonts w:ascii="Times New Roman" w:eastAsia="AdvP4D35B8" w:hAnsi="Times New Roman" w:cs="Times New Roman"/>
          <w:kern w:val="0"/>
        </w:rPr>
        <w:t>MNI coordinates, xyz = -30 44 26</w:t>
      </w:r>
      <w:r w:rsidRPr="0077793E">
        <w:rPr>
          <w:rFonts w:ascii="Times New Roman" w:hAnsi="Times New Roman" w:cs="Times New Roman"/>
        </w:rPr>
        <w:t xml:space="preserve">] encoded the </w:t>
      </w:r>
      <w:r>
        <w:rPr>
          <w:rFonts w:ascii="Times New Roman" w:hAnsi="Times New Roman" w:cs="Times New Roman" w:hint="eastAsia"/>
          <w:i/>
        </w:rPr>
        <w:t>O</w:t>
      </w:r>
      <w:r w:rsidRPr="0077793E">
        <w:rPr>
          <w:rFonts w:ascii="Times New Roman" w:hAnsi="Times New Roman" w:cs="Times New Roman"/>
          <w:i/>
        </w:rPr>
        <w:t>xytocin-related information</w:t>
      </w:r>
      <w:r w:rsidRPr="0077793E">
        <w:rPr>
          <w:rFonts w:ascii="Times New Roman" w:hAnsi="Times New Roman" w:cs="Times New Roman"/>
        </w:rPr>
        <w:t xml:space="preserve"> in more distinct pattern (see </w:t>
      </w:r>
      <w:r w:rsidRPr="0077793E">
        <w:rPr>
          <w:rFonts w:ascii="Times New Roman" w:hAnsi="Times New Roman" w:cs="Times New Roman"/>
          <w:color w:val="5B9BD5" w:themeColor="accent5"/>
        </w:rPr>
        <w:t xml:space="preserve">Figure 3D; </w:t>
      </w:r>
      <w:r w:rsidRPr="0077793E">
        <w:rPr>
          <w:rFonts w:ascii="Times New Roman" w:eastAsia="AdvP4D35B8" w:hAnsi="Times New Roman" w:cs="Times New Roman"/>
          <w:color w:val="FF0000"/>
          <w:kern w:val="0"/>
        </w:rPr>
        <w:t>Table S2</w:t>
      </w:r>
      <w:r w:rsidRPr="0077793E">
        <w:rPr>
          <w:rFonts w:ascii="Times New Roman" w:hAnsi="Times New Roman" w:cs="Times New Roman"/>
        </w:rPr>
        <w:t xml:space="preserve">). We did not find treatment effect on the neural representation for </w:t>
      </w:r>
      <w:r>
        <w:rPr>
          <w:rFonts w:ascii="Times New Roman" w:hAnsi="Times New Roman" w:cs="Times New Roman" w:hint="eastAsia"/>
          <w:i/>
        </w:rPr>
        <w:t>O</w:t>
      </w:r>
      <w:r w:rsidRPr="0077793E">
        <w:rPr>
          <w:rFonts w:ascii="Times New Roman" w:hAnsi="Times New Roman" w:cs="Times New Roman"/>
          <w:i/>
        </w:rPr>
        <w:t xml:space="preserve">xytocin-irrelevant information </w:t>
      </w:r>
      <w:r w:rsidRPr="0077793E">
        <w:rPr>
          <w:rFonts w:ascii="Times New Roman" w:hAnsi="Times New Roman" w:cs="Times New Roman"/>
        </w:rPr>
        <w:t>(F(1,60)=0.986, p=0.325,</w:t>
      </w:r>
      <w:r w:rsidRPr="0077793E">
        <w:rPr>
          <w:rFonts w:ascii="Times New Roman" w:hAnsi="Times New Roman" w:cs="Times New Roman"/>
          <w:lang w:val="el-GR"/>
        </w:rPr>
        <w:t xml:space="preserve"> 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=0.016). </w:t>
      </w:r>
    </w:p>
    <w:p w14:paraId="395D83B3"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t>#results2---hub knowledge</w:t>
      </w:r>
    </w:p>
    <w:p w14:paraId="539243CA"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rPr>
        <w:t xml:space="preserve">We then showed the neural geometric representation pattern for all sentences of </w:t>
      </w:r>
      <w:r w:rsidRPr="0077793E">
        <w:rPr>
          <w:rFonts w:ascii="Times New Roman" w:hAnsi="Times New Roman" w:cs="Times New Roman"/>
          <w:i/>
        </w:rPr>
        <w:t>Oxytocin-related information</w:t>
      </w:r>
      <w:r w:rsidRPr="0077793E">
        <w:rPr>
          <w:rFonts w:ascii="Times New Roman" w:hAnsi="Times New Roman" w:cs="Times New Roman"/>
        </w:rPr>
        <w:t xml:space="preserve"> in significant prefrontal clusters we found (</w:t>
      </w:r>
      <w:r w:rsidRPr="0077793E">
        <w:rPr>
          <w:rFonts w:ascii="Times New Roman" w:hAnsi="Times New Roman" w:cs="Times New Roman"/>
          <w:color w:val="5B9BD5" w:themeColor="accent5"/>
        </w:rPr>
        <w:t>Figure 3D</w:t>
      </w:r>
      <w:r w:rsidRPr="0077793E">
        <w:rPr>
          <w:rFonts w:ascii="Times New Roman" w:hAnsi="Times New Roman" w:cs="Times New Roman"/>
        </w:rPr>
        <w:t xml:space="preserve">). To give more comprehensive and elaborated description for the representational map, we next investigated how different connection among all </w:t>
      </w:r>
      <w:r w:rsidRPr="0077793E">
        <w:rPr>
          <w:rFonts w:ascii="Times New Roman" w:hAnsi="Times New Roman" w:cs="Times New Roman"/>
          <w:i/>
        </w:rPr>
        <w:t xml:space="preserve">Oxytocin-related information </w:t>
      </w:r>
      <w:r w:rsidRPr="0077793E">
        <w:rPr>
          <w:rFonts w:ascii="Times New Roman" w:hAnsi="Times New Roman" w:cs="Times New Roman"/>
        </w:rPr>
        <w:t xml:space="preserve">in spray+ and control condition. Here, we aimed to find the central hub concept in spray+ condition and control condition separately by calculating degree centrality (i.e., the number of ties that a node connected) based on all participants’ averaged representational similarity matrix. The sentence with biggest degree centrality value would be selected as the hub knowledge. Intriguingly, the hub information emerged in spray+ condition was “Oxytocin will influence the affective-related brain activity”, while control condition was “Oxytocin is hot in research”. We may conclude that the key information represented in spray+ was related to oxytocin’s function, while in control condition, the hub knowledge was related to oxytocin’s general knowledge. </w:t>
      </w:r>
    </w:p>
    <w:p w14:paraId="2D3F8D73" w14:textId="77777777" w:rsidR="00C40046" w:rsidRPr="0077793E" w:rsidRDefault="00C40046" w:rsidP="00C40046">
      <w:pPr>
        <w:spacing w:line="360" w:lineRule="auto"/>
        <w:jc w:val="left"/>
        <w:rPr>
          <w:rFonts w:ascii="Times New Roman" w:hAnsi="Times New Roman" w:cs="Times New Roman"/>
        </w:rPr>
      </w:pPr>
    </w:p>
    <w:p w14:paraId="7A225249" w14:textId="77777777" w:rsidR="00C40046" w:rsidRDefault="00C40046" w:rsidP="00C40046">
      <w:pPr>
        <w:spacing w:line="360" w:lineRule="auto"/>
        <w:jc w:val="left"/>
        <w:rPr>
          <w:rFonts w:ascii="Times New Roman" w:hAnsi="Times New Roman" w:cs="Times New Roman"/>
          <w:b/>
        </w:rPr>
      </w:pPr>
      <w:r w:rsidRPr="0077793E">
        <w:rPr>
          <w:rFonts w:ascii="Times New Roman" w:hAnsi="Times New Roman" w:cs="Times New Roman"/>
          <w:b/>
        </w:rPr>
        <w:t xml:space="preserve">Greater neural discrimination pattern between </w:t>
      </w:r>
      <w:r w:rsidRPr="0077793E">
        <w:rPr>
          <w:rFonts w:ascii="Times New Roman" w:hAnsi="Times New Roman" w:cs="Times New Roman"/>
          <w:b/>
          <w:i/>
        </w:rPr>
        <w:t xml:space="preserve">Oxytocin-related </w:t>
      </w:r>
      <w:r w:rsidRPr="0077793E">
        <w:rPr>
          <w:rFonts w:ascii="Times New Roman" w:hAnsi="Times New Roman" w:cs="Times New Roman"/>
          <w:b/>
        </w:rPr>
        <w:t xml:space="preserve">and </w:t>
      </w:r>
      <w:r w:rsidRPr="0077793E">
        <w:rPr>
          <w:rFonts w:ascii="Times New Roman" w:hAnsi="Times New Roman" w:cs="Times New Roman"/>
          <w:b/>
          <w:i/>
        </w:rPr>
        <w:t>Oxytocin-irrelevant</w:t>
      </w:r>
      <w:r w:rsidRPr="0077793E">
        <w:rPr>
          <w:rFonts w:ascii="Times New Roman" w:hAnsi="Times New Roman" w:cs="Times New Roman"/>
          <w:b/>
        </w:rPr>
        <w:t xml:space="preserve"> in vmPFC in spray+ condition.</w:t>
      </w:r>
    </w:p>
    <w:p w14:paraId="11BBAEBD" w14:textId="77777777" w:rsidR="00C40046" w:rsidRDefault="00C40046" w:rsidP="00C40046">
      <w:pPr>
        <w:spacing w:line="360" w:lineRule="auto"/>
        <w:jc w:val="left"/>
        <w:rPr>
          <w:rFonts w:ascii="Times New Roman" w:hAnsi="Times New Roman" w:cs="Times New Roman"/>
        </w:rPr>
      </w:pPr>
      <w:r w:rsidRPr="0077793E">
        <w:rPr>
          <w:rFonts w:ascii="Times New Roman" w:hAnsi="Times New Roman" w:cs="Times New Roman"/>
          <w:color w:val="7030A0"/>
        </w:rPr>
        <w:t>#results</w:t>
      </w:r>
      <w:r>
        <w:rPr>
          <w:rFonts w:ascii="Times New Roman" w:hAnsi="Times New Roman" w:cs="Times New Roman"/>
          <w:color w:val="7030A0"/>
        </w:rPr>
        <w:t>1</w:t>
      </w:r>
      <w:r w:rsidRPr="0077793E">
        <w:rPr>
          <w:rFonts w:ascii="Times New Roman" w:hAnsi="Times New Roman" w:cs="Times New Roman"/>
          <w:color w:val="7030A0"/>
        </w:rPr>
        <w:t>-condition-based RSA</w:t>
      </w:r>
      <w:r w:rsidRPr="0077793E">
        <w:rPr>
          <w:rFonts w:ascii="Times New Roman" w:hAnsi="Times New Roman" w:cs="Times New Roman"/>
        </w:rPr>
        <w:t xml:space="preserve"> </w:t>
      </w:r>
    </w:p>
    <w:p w14:paraId="682B31A5" w14:textId="5AB96050"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rPr>
        <w:t xml:space="preserve">Next, we examined whether the neural representation pattern would be more differentiated </w:t>
      </w:r>
      <w:r w:rsidRPr="0077793E">
        <w:rPr>
          <w:rFonts w:ascii="Times New Roman" w:hAnsi="Times New Roman" w:cs="Times New Roman"/>
        </w:rPr>
        <w:lastRenderedPageBreak/>
        <w:t xml:space="preserve">between the two types of information in spray+ condition. We first extracted the neural activation value in each information-type in each sphere (defined with a radius of 15mm) in the individual native space using a searchlight procedure. The neural pattern discrimination between </w:t>
      </w:r>
      <w:r>
        <w:rPr>
          <w:rFonts w:ascii="Times New Roman" w:hAnsi="Times New Roman" w:cs="Times New Roman" w:hint="eastAsia"/>
          <w:i/>
        </w:rPr>
        <w:t>O</w:t>
      </w:r>
      <w:r w:rsidRPr="0077793E">
        <w:rPr>
          <w:rFonts w:ascii="Times New Roman" w:hAnsi="Times New Roman" w:cs="Times New Roman"/>
          <w:i/>
        </w:rPr>
        <w:t>xytocin-related</w:t>
      </w:r>
      <w:r w:rsidRPr="0077793E">
        <w:rPr>
          <w:rFonts w:ascii="Times New Roman" w:hAnsi="Times New Roman" w:cs="Times New Roman"/>
        </w:rPr>
        <w:t xml:space="preserve"> and </w:t>
      </w:r>
      <w:r>
        <w:rPr>
          <w:rFonts w:ascii="Times New Roman" w:hAnsi="Times New Roman" w:cs="Times New Roman" w:hint="eastAsia"/>
          <w:i/>
        </w:rPr>
        <w:t>O</w:t>
      </w:r>
      <w:r w:rsidRPr="0077793E">
        <w:rPr>
          <w:rFonts w:ascii="Times New Roman" w:hAnsi="Times New Roman" w:cs="Times New Roman"/>
          <w:i/>
        </w:rPr>
        <w:t xml:space="preserve">xytocin-irrelevant </w:t>
      </w:r>
      <w:r w:rsidRPr="0077793E">
        <w:rPr>
          <w:rFonts w:ascii="Times New Roman" w:hAnsi="Times New Roman" w:cs="Times New Roman"/>
        </w:rPr>
        <w:t>information was then computed by using 1 to minus the Pearson correlation coefficient (r) between the neural activation values of</w:t>
      </w:r>
      <w:r w:rsidRPr="0077793E">
        <w:rPr>
          <w:rFonts w:ascii="Times New Roman" w:hAnsi="Times New Roman" w:cs="Times New Roman"/>
          <w:i/>
        </w:rPr>
        <w:t xml:space="preserve"> </w:t>
      </w:r>
      <w:r>
        <w:rPr>
          <w:rFonts w:ascii="Times New Roman" w:hAnsi="Times New Roman" w:cs="Times New Roman" w:hint="eastAsia"/>
          <w:i/>
        </w:rPr>
        <w:t>O</w:t>
      </w:r>
      <w:r w:rsidRPr="0077793E">
        <w:rPr>
          <w:rFonts w:ascii="Times New Roman" w:hAnsi="Times New Roman" w:cs="Times New Roman"/>
          <w:i/>
        </w:rPr>
        <w:t xml:space="preserve">xytocin-related </w:t>
      </w:r>
      <w:r w:rsidRPr="0077793E">
        <w:rPr>
          <w:rFonts w:ascii="Times New Roman" w:hAnsi="Times New Roman" w:cs="Times New Roman"/>
        </w:rPr>
        <w:t xml:space="preserve">and </w:t>
      </w:r>
      <w:r>
        <w:rPr>
          <w:rFonts w:ascii="Times New Roman" w:hAnsi="Times New Roman" w:cs="Times New Roman" w:hint="eastAsia"/>
          <w:i/>
        </w:rPr>
        <w:t>O</w:t>
      </w:r>
      <w:r w:rsidRPr="0077793E">
        <w:rPr>
          <w:rFonts w:ascii="Times New Roman" w:hAnsi="Times New Roman" w:cs="Times New Roman"/>
          <w:i/>
        </w:rPr>
        <w:t xml:space="preserve">xytocin-irrelevant </w:t>
      </w:r>
      <w:r w:rsidRPr="0077793E">
        <w:rPr>
          <w:rFonts w:ascii="Times New Roman" w:hAnsi="Times New Roman" w:cs="Times New Roman"/>
        </w:rPr>
        <w:t xml:space="preserve">conditions in each of the spheres in whole-brain. We extracted and looked at the neural pattern discrimination value (1-r) in pre-defined vmPFC and compared it between two treatment groups. Interestingly, we found a significant main effect of treatment (F(1,60)=7.933, p=0.007,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=0.117, controlled age, </w:t>
      </w:r>
      <w:r w:rsidRPr="0077793E">
        <w:rPr>
          <w:rFonts w:ascii="Times New Roman" w:eastAsia="AdvP4D35B8" w:hAnsi="Times New Roman" w:cs="Times New Roman"/>
          <w:color w:val="5B9BD5" w:themeColor="accent5"/>
          <w:kern w:val="0"/>
        </w:rPr>
        <w:t>Figure 3F</w:t>
      </w:r>
      <w:r w:rsidRPr="0077793E">
        <w:rPr>
          <w:rFonts w:ascii="Times New Roman" w:hAnsi="Times New Roman" w:cs="Times New Roman"/>
        </w:rPr>
        <w:t xml:space="preserve">), that spray+ condition (M±SD = 0.732±0.142) had higher neural pattern discrimination between the two information-types than control condition did (M±SD = 0.644±0.137). Consistently, we confirmed this finding in whole-brain analyses, that the mPFC </w:t>
      </w:r>
      <w:r w:rsidRPr="0077793E">
        <w:rPr>
          <w:rFonts w:ascii="Times New Roman" w:eastAsia="AdvP4D35B8" w:hAnsi="Times New Roman" w:cs="Times New Roman"/>
          <w:kern w:val="0"/>
        </w:rPr>
        <w:t>[MNI coordinates, xyz = -20 66 10]</w:t>
      </w:r>
      <w:r w:rsidRPr="0077793E">
        <w:rPr>
          <w:rFonts w:ascii="Times New Roman" w:hAnsi="Times New Roman" w:cs="Times New Roman"/>
        </w:rPr>
        <w:t xml:space="preserve"> revealed more distributed neural pattern between the two types of information in spray+ than in control condition (</w:t>
      </w:r>
      <w:r w:rsidRPr="0077793E">
        <w:rPr>
          <w:rFonts w:ascii="Times New Roman" w:eastAsia="AdvP4D35B8" w:hAnsi="Times New Roman" w:cs="Times New Roman"/>
          <w:color w:val="5B9BD5" w:themeColor="accent5"/>
          <w:kern w:val="0"/>
        </w:rPr>
        <w:t xml:space="preserve">Figure 3G, </w:t>
      </w:r>
      <w:r w:rsidRPr="0077793E">
        <w:rPr>
          <w:rFonts w:ascii="Times New Roman" w:eastAsia="AdvP4D35B8" w:hAnsi="Times New Roman" w:cs="Times New Roman"/>
          <w:color w:val="FF0000"/>
          <w:kern w:val="0"/>
        </w:rPr>
        <w:t>Table S3</w:t>
      </w:r>
      <w:r w:rsidRPr="0077793E">
        <w:rPr>
          <w:rFonts w:ascii="Times New Roman" w:hAnsi="Times New Roman" w:cs="Times New Roman"/>
        </w:rPr>
        <w:t>).</w:t>
      </w:r>
    </w:p>
    <w:p w14:paraId="5C1C6E7E"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t>#results</w:t>
      </w:r>
      <w:r>
        <w:rPr>
          <w:rFonts w:ascii="Times New Roman" w:hAnsi="Times New Roman" w:cs="Times New Roman"/>
          <w:color w:val="7030A0"/>
        </w:rPr>
        <w:t>2</w:t>
      </w:r>
      <w:r w:rsidRPr="0077793E">
        <w:rPr>
          <w:rFonts w:ascii="Times New Roman" w:hAnsi="Times New Roman" w:cs="Times New Roman"/>
          <w:color w:val="7030A0"/>
        </w:rPr>
        <w:t>-trial-wised RSA</w:t>
      </w:r>
    </w:p>
    <w:p w14:paraId="49C7B2A9"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rPr>
        <w:t>Then we examined the same question with item-wised neural pattern similarity analyses. We estimated item-wised beta value for each sentence in each information-type and constructed full inter-item correlational similarity of multivoxel activity patterns (i.e., 60×60 matrix) using searchlight procedure for each individual in each treatment condition. As expected, neural pattern discrimination value in vmPFC in spray+ condition (M±SD = 0.943±0.022) was significantly larger than in control condition (M±SD = 0.925±0.026; main effect of treatment: F(1,60)=10.480, p=0.002,</w:t>
      </w:r>
      <w:r w:rsidRPr="0077793E">
        <w:rPr>
          <w:rFonts w:ascii="Times New Roman" w:hAnsi="Times New Roman" w:cs="Times New Roman"/>
          <w:lang w:val="el-GR"/>
        </w:rPr>
        <w:t xml:space="preserve"> 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=0.149; see </w:t>
      </w:r>
      <w:r w:rsidRPr="0077793E">
        <w:rPr>
          <w:rFonts w:ascii="Times New Roman" w:hAnsi="Times New Roman" w:cs="Times New Roman"/>
          <w:color w:val="5B9BD5" w:themeColor="accent5"/>
        </w:rPr>
        <w:t>Figure 3H</w:t>
      </w:r>
      <w:r w:rsidRPr="0077793E">
        <w:rPr>
          <w:rFonts w:ascii="Times New Roman" w:hAnsi="Times New Roman" w:cs="Times New Roman"/>
        </w:rPr>
        <w:t xml:space="preserve">), which proved again that the placebo manipulation enabled more distinct boundary for </w:t>
      </w:r>
      <w:r>
        <w:rPr>
          <w:rFonts w:ascii="Times New Roman" w:hAnsi="Times New Roman" w:cs="Times New Roman" w:hint="eastAsia"/>
          <w:i/>
        </w:rPr>
        <w:t>O</w:t>
      </w:r>
      <w:r w:rsidRPr="0077793E">
        <w:rPr>
          <w:rFonts w:ascii="Times New Roman" w:hAnsi="Times New Roman" w:cs="Times New Roman"/>
          <w:i/>
        </w:rPr>
        <w:t>xytocin-related</w:t>
      </w:r>
      <w:r w:rsidRPr="0077793E">
        <w:rPr>
          <w:rFonts w:ascii="Times New Roman" w:hAnsi="Times New Roman" w:cs="Times New Roman"/>
        </w:rPr>
        <w:t xml:space="preserve"> and </w:t>
      </w:r>
      <w:r>
        <w:rPr>
          <w:rFonts w:ascii="Times New Roman" w:hAnsi="Times New Roman" w:cs="Times New Roman" w:hint="eastAsia"/>
          <w:i/>
        </w:rPr>
        <w:t>O</w:t>
      </w:r>
      <w:r w:rsidRPr="0077793E">
        <w:rPr>
          <w:rFonts w:ascii="Times New Roman" w:hAnsi="Times New Roman" w:cs="Times New Roman"/>
          <w:i/>
        </w:rPr>
        <w:t>xytocin-irrelevant</w:t>
      </w:r>
      <w:r w:rsidRPr="0077793E">
        <w:rPr>
          <w:rFonts w:ascii="Times New Roman" w:hAnsi="Times New Roman" w:cs="Times New Roman"/>
        </w:rPr>
        <w:t xml:space="preserve"> knowledge in vmPFC in item-level. Consistently, across the whole brain, mPFC </w:t>
      </w:r>
      <w:r w:rsidRPr="0077793E">
        <w:rPr>
          <w:rFonts w:ascii="Times New Roman" w:eastAsia="AdvP4D35B8" w:hAnsi="Times New Roman" w:cs="Times New Roman"/>
          <w:kern w:val="0"/>
        </w:rPr>
        <w:t xml:space="preserve">[MNI coordinates, xyz = 0 62 14] </w:t>
      </w:r>
      <w:r w:rsidRPr="0077793E">
        <w:rPr>
          <w:rFonts w:ascii="Times New Roman" w:hAnsi="Times New Roman" w:cs="Times New Roman"/>
        </w:rPr>
        <w:t xml:space="preserve">and right lateral OFC (rlOFC, </w:t>
      </w:r>
      <w:r w:rsidRPr="0077793E">
        <w:rPr>
          <w:rFonts w:ascii="Times New Roman" w:eastAsia="AdvP4D35B8" w:hAnsi="Times New Roman" w:cs="Times New Roman"/>
          <w:kern w:val="0"/>
        </w:rPr>
        <w:t>[MNI coordinates, xyz = 38 52 -10]</w:t>
      </w:r>
      <w:r w:rsidRPr="0077793E">
        <w:rPr>
          <w:rFonts w:ascii="Times New Roman" w:hAnsi="Times New Roman" w:cs="Times New Roman"/>
        </w:rPr>
        <w:t>), left middle frontal gyrus (LMFG,</w:t>
      </w:r>
      <w:r w:rsidRPr="0077793E">
        <w:rPr>
          <w:rFonts w:ascii="Times New Roman" w:eastAsia="AdvP4D35B8" w:hAnsi="Times New Roman" w:cs="Times New Roman"/>
          <w:kern w:val="0"/>
        </w:rPr>
        <w:t xml:space="preserve"> [MNI coordinates, xyz = -30 58 16]</w:t>
      </w:r>
      <w:r w:rsidRPr="0077793E">
        <w:rPr>
          <w:rFonts w:ascii="Times New Roman" w:hAnsi="Times New Roman" w:cs="Times New Roman"/>
        </w:rPr>
        <w:t>) were found associated with more elaborated neural representation in spray+ condition (</w:t>
      </w:r>
      <w:r w:rsidRPr="0077793E">
        <w:rPr>
          <w:rFonts w:ascii="Times New Roman" w:hAnsi="Times New Roman" w:cs="Times New Roman"/>
          <w:color w:val="5B9BD5" w:themeColor="accent5"/>
        </w:rPr>
        <w:t xml:space="preserve">Figure 3I, </w:t>
      </w:r>
      <w:r w:rsidRPr="0077793E">
        <w:rPr>
          <w:rFonts w:ascii="Times New Roman" w:hAnsi="Times New Roman" w:cs="Times New Roman"/>
          <w:color w:val="FF0000"/>
        </w:rPr>
        <w:t>Table S4</w:t>
      </w:r>
      <w:r w:rsidRPr="0077793E">
        <w:rPr>
          <w:rFonts w:ascii="Times New Roman" w:hAnsi="Times New Roman" w:cs="Times New Roman"/>
        </w:rPr>
        <w:t xml:space="preserve">). </w:t>
      </w:r>
    </w:p>
    <w:p w14:paraId="0D1DE3E6" w14:textId="77777777" w:rsidR="00C40046" w:rsidRPr="0077793E" w:rsidRDefault="00C40046" w:rsidP="00C40046">
      <w:pPr>
        <w:spacing w:line="360" w:lineRule="auto"/>
        <w:jc w:val="left"/>
        <w:rPr>
          <w:rFonts w:ascii="Times New Roman" w:hAnsi="Times New Roman" w:cs="Times New Roman"/>
        </w:rPr>
      </w:pPr>
    </w:p>
    <w:p w14:paraId="4EBCB49D" w14:textId="77777777" w:rsidR="00C40046" w:rsidRDefault="00C40046" w:rsidP="00C40046">
      <w:pPr>
        <w:spacing w:line="360" w:lineRule="auto"/>
        <w:jc w:val="left"/>
        <w:rPr>
          <w:rFonts w:ascii="Times New Roman" w:hAnsi="Times New Roman" w:cs="Times New Roman"/>
          <w:b/>
        </w:rPr>
      </w:pPr>
      <w:r w:rsidRPr="0077793E">
        <w:rPr>
          <w:rFonts w:ascii="Times New Roman" w:hAnsi="Times New Roman" w:cs="Times New Roman"/>
          <w:b/>
        </w:rPr>
        <w:t xml:space="preserve">Greater behavioral discrimination pattern between </w:t>
      </w:r>
      <w:r w:rsidRPr="0077793E">
        <w:rPr>
          <w:rFonts w:ascii="Times New Roman" w:hAnsi="Times New Roman" w:cs="Times New Roman"/>
          <w:b/>
          <w:i/>
        </w:rPr>
        <w:t>Oxytocin-related information</w:t>
      </w:r>
      <w:r w:rsidRPr="0077793E">
        <w:rPr>
          <w:rFonts w:ascii="Times New Roman" w:hAnsi="Times New Roman" w:cs="Times New Roman"/>
          <w:b/>
        </w:rPr>
        <w:t xml:space="preserve"> and </w:t>
      </w:r>
      <w:r w:rsidRPr="0077793E">
        <w:rPr>
          <w:rFonts w:ascii="Times New Roman" w:hAnsi="Times New Roman" w:cs="Times New Roman"/>
          <w:b/>
          <w:i/>
        </w:rPr>
        <w:t>Oxytocin-irrelevant information</w:t>
      </w:r>
      <w:r w:rsidRPr="0077793E">
        <w:rPr>
          <w:rFonts w:ascii="Times New Roman" w:hAnsi="Times New Roman" w:cs="Times New Roman"/>
          <w:b/>
        </w:rPr>
        <w:t xml:space="preserve"> on self-relatedness in spray+ condition explained the neural discrimination in prefrontal brain regions.</w:t>
      </w:r>
    </w:p>
    <w:p w14:paraId="3869BE82"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lastRenderedPageBreak/>
        <w:t>#introduce the motivation to include behavioral DM and raise the hypothesis.</w:t>
      </w:r>
    </w:p>
    <w:p w14:paraId="4BBE420A" w14:textId="77777777" w:rsidR="00C40046" w:rsidRPr="0077793E" w:rsidRDefault="00C40046" w:rsidP="00C40046">
      <w:pPr>
        <w:spacing w:line="360" w:lineRule="auto"/>
        <w:jc w:val="left"/>
        <w:rPr>
          <w:rFonts w:ascii="Times New Roman" w:hAnsi="Times New Roman" w:cs="Times New Roman"/>
          <w:color w:val="FF0000"/>
          <w:kern w:val="0"/>
        </w:rPr>
      </w:pPr>
      <w:r w:rsidRPr="0077793E">
        <w:rPr>
          <w:rFonts w:ascii="Times New Roman" w:hAnsi="Times New Roman" w:cs="Times New Roman"/>
          <w:kern w:val="0"/>
        </w:rPr>
        <w:t>To delineate the psychological underpinnings of the neural discrimination among</w:t>
      </w:r>
      <w:r w:rsidRPr="0077793E">
        <w:rPr>
          <w:rFonts w:ascii="Times New Roman" w:hAnsi="Times New Roman" w:cs="Times New Roman"/>
          <w:b/>
          <w:i/>
        </w:rPr>
        <w:t xml:space="preserve"> </w:t>
      </w:r>
      <w:r>
        <w:rPr>
          <w:rFonts w:ascii="Times New Roman" w:hAnsi="Times New Roman" w:cs="Times New Roman" w:hint="eastAsia"/>
          <w:i/>
        </w:rPr>
        <w:t>O</w:t>
      </w:r>
      <w:r w:rsidRPr="0077793E">
        <w:rPr>
          <w:rFonts w:ascii="Times New Roman" w:hAnsi="Times New Roman" w:cs="Times New Roman"/>
          <w:i/>
        </w:rPr>
        <w:t>xytocin-related information</w:t>
      </w:r>
      <w:r w:rsidRPr="0077793E">
        <w:rPr>
          <w:rFonts w:ascii="Times New Roman" w:hAnsi="Times New Roman" w:cs="Times New Roman"/>
        </w:rPr>
        <w:t xml:space="preserve"> and </w:t>
      </w:r>
      <w:r>
        <w:rPr>
          <w:rFonts w:ascii="Times New Roman" w:hAnsi="Times New Roman" w:cs="Times New Roman" w:hint="eastAsia"/>
          <w:i/>
        </w:rPr>
        <w:t>O</w:t>
      </w:r>
      <w:r w:rsidRPr="0077793E">
        <w:rPr>
          <w:rFonts w:ascii="Times New Roman" w:hAnsi="Times New Roman" w:cs="Times New Roman"/>
          <w:i/>
        </w:rPr>
        <w:t>xytocin-irrelevant information</w:t>
      </w:r>
      <w:r w:rsidRPr="0077793E">
        <w:rPr>
          <w:rFonts w:ascii="Times New Roman" w:hAnsi="Times New Roman" w:cs="Times New Roman"/>
        </w:rPr>
        <w:t>.</w:t>
      </w:r>
      <w:r w:rsidRPr="0077793E">
        <w:rPr>
          <w:rFonts w:ascii="Times New Roman" w:hAnsi="Times New Roman" w:cs="Times New Roman"/>
          <w:kern w:val="0"/>
        </w:rPr>
        <w:t xml:space="preserve"> We constructed behavioral dissimilarity matrix (behavioral DM) and then did second-order representational similarity analyses based on these matrices. The second-order representational similarity analyses can be used to compare actual neural pattern similarity (or dissimilarity) to the similarity (or dissimilarity) predicted by a theoretical model (</w:t>
      </w:r>
      <w:r w:rsidRPr="0077793E">
        <w:rPr>
          <w:rFonts w:ascii="Times New Roman" w:hAnsi="Times New Roman" w:cs="Times New Roman"/>
          <w:color w:val="5B9BD5" w:themeColor="accent5"/>
          <w:kern w:val="0"/>
        </w:rPr>
        <w:t>Kriegeskorte et al., 2008; Kriegeskorte and Kievit, 2013</w:t>
      </w:r>
      <w:r w:rsidRPr="0077793E">
        <w:rPr>
          <w:rFonts w:ascii="Times New Roman" w:hAnsi="Times New Roman" w:cs="Times New Roman"/>
          <w:kern w:val="0"/>
        </w:rPr>
        <w:t>). More similar between neural pattern and behavioral pattern, more possible that the neural pattern reflected the psychological meaning of theoretical model.</w:t>
      </w:r>
    </w:p>
    <w:p w14:paraId="5CF8580B"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t>#results-behavioral DM on trueness, comprehension, self-relatedness</w:t>
      </w:r>
    </w:p>
    <w:p w14:paraId="3E5672BE" w14:textId="77777777" w:rsidR="00C40046" w:rsidRPr="0077793E" w:rsidRDefault="00C40046" w:rsidP="00C40046">
      <w:pPr>
        <w:spacing w:line="360" w:lineRule="auto"/>
        <w:jc w:val="left"/>
        <w:rPr>
          <w:rFonts w:ascii="Times New Roman" w:hAnsi="Times New Roman" w:cs="Times New Roman"/>
          <w:kern w:val="0"/>
        </w:rPr>
      </w:pPr>
      <w:r w:rsidRPr="0077793E">
        <w:rPr>
          <w:rFonts w:ascii="Times New Roman" w:hAnsi="Times New Roman" w:cs="Times New Roman"/>
          <w:kern w:val="0"/>
        </w:rPr>
        <w:t xml:space="preserve">In present study, all participants viewed all </w:t>
      </w:r>
      <w:r w:rsidRPr="002F0FFB">
        <w:rPr>
          <w:rFonts w:ascii="Times New Roman" w:hAnsi="Times New Roman" w:cs="Times New Roman" w:hint="eastAsia"/>
          <w:i/>
          <w:iCs/>
          <w:kern w:val="0"/>
        </w:rPr>
        <w:t>O</w:t>
      </w:r>
      <w:r w:rsidRPr="002F0FFB">
        <w:rPr>
          <w:rFonts w:ascii="Times New Roman" w:hAnsi="Times New Roman" w:cs="Times New Roman"/>
          <w:i/>
          <w:iCs/>
          <w:kern w:val="0"/>
        </w:rPr>
        <w:t>xytocin-related</w:t>
      </w:r>
      <w:r w:rsidRPr="0077793E">
        <w:rPr>
          <w:rFonts w:ascii="Times New Roman" w:hAnsi="Times New Roman" w:cs="Times New Roman"/>
          <w:kern w:val="0"/>
        </w:rPr>
        <w:t xml:space="preserve"> and </w:t>
      </w:r>
      <w:r w:rsidRPr="002F0FFB">
        <w:rPr>
          <w:rFonts w:ascii="Times New Roman" w:hAnsi="Times New Roman" w:cs="Times New Roman" w:hint="eastAsia"/>
          <w:i/>
          <w:iCs/>
          <w:kern w:val="0"/>
        </w:rPr>
        <w:t>O</w:t>
      </w:r>
      <w:r w:rsidRPr="002F0FFB">
        <w:rPr>
          <w:rFonts w:ascii="Times New Roman" w:hAnsi="Times New Roman" w:cs="Times New Roman"/>
          <w:i/>
          <w:iCs/>
          <w:kern w:val="0"/>
        </w:rPr>
        <w:t>xytocin-irrelevant</w:t>
      </w:r>
      <w:r w:rsidRPr="0077793E">
        <w:rPr>
          <w:rFonts w:ascii="Times New Roman" w:hAnsi="Times New Roman" w:cs="Times New Roman"/>
          <w:kern w:val="0"/>
        </w:rPr>
        <w:t xml:space="preserve"> </w:t>
      </w:r>
      <w:r w:rsidRPr="0036259C">
        <w:rPr>
          <w:rFonts w:ascii="Times New Roman" w:hAnsi="Times New Roman" w:cs="Times New Roman"/>
          <w:i/>
          <w:iCs/>
          <w:kern w:val="0"/>
        </w:rPr>
        <w:t>information</w:t>
      </w:r>
      <w:r w:rsidRPr="0077793E">
        <w:rPr>
          <w:rFonts w:ascii="Times New Roman" w:hAnsi="Times New Roman" w:cs="Times New Roman"/>
          <w:kern w:val="0"/>
        </w:rPr>
        <w:t xml:space="preserve"> again and rated the self-relatedness for each sentence in out-scanner phase. We also measured participants’ rating the trueness, comprehension to construct control behavioral DMs. </w:t>
      </w:r>
    </w:p>
    <w:p w14:paraId="157CA736" w14:textId="77777777" w:rsidR="00C40046" w:rsidRPr="0077793E" w:rsidRDefault="00C40046" w:rsidP="00C40046">
      <w:pPr>
        <w:spacing w:line="360" w:lineRule="auto"/>
        <w:jc w:val="left"/>
        <w:rPr>
          <w:rFonts w:ascii="Times New Roman" w:hAnsi="Times New Roman" w:cs="Times New Roman"/>
          <w:kern w:val="0"/>
        </w:rPr>
      </w:pPr>
      <w:r w:rsidRPr="0077793E">
        <w:rPr>
          <w:rFonts w:ascii="Times New Roman" w:hAnsi="Times New Roman" w:cs="Times New Roman"/>
          <w:kern w:val="0"/>
        </w:rPr>
        <w:t xml:space="preserve">All ratings were on a 9-point Likert scale: 1 = not self-related at all/not true/cannot understand, 9 = highly self-related/ very true/completely understand. We first constructed 2×2 behavioral dissimilarity matrix that characterized representational dissimilarity of each pair of information-type (one pair here, the </w:t>
      </w:r>
      <w:r>
        <w:rPr>
          <w:rFonts w:ascii="Times New Roman" w:hAnsi="Times New Roman" w:cs="Times New Roman" w:hint="eastAsia"/>
          <w:i/>
          <w:kern w:val="0"/>
        </w:rPr>
        <w:t>O</w:t>
      </w:r>
      <w:r w:rsidRPr="0077793E">
        <w:rPr>
          <w:rFonts w:ascii="Times New Roman" w:hAnsi="Times New Roman" w:cs="Times New Roman"/>
          <w:i/>
          <w:kern w:val="0"/>
        </w:rPr>
        <w:t xml:space="preserve">xytocin-related &amp; </w:t>
      </w:r>
      <w:r>
        <w:rPr>
          <w:rFonts w:ascii="Times New Roman" w:hAnsi="Times New Roman" w:cs="Times New Roman" w:hint="eastAsia"/>
          <w:i/>
          <w:kern w:val="0"/>
        </w:rPr>
        <w:t>O</w:t>
      </w:r>
      <w:r w:rsidRPr="0077793E">
        <w:rPr>
          <w:rFonts w:ascii="Times New Roman" w:hAnsi="Times New Roman" w:cs="Times New Roman"/>
          <w:i/>
          <w:kern w:val="0"/>
        </w:rPr>
        <w:t>xytocin-irrelevant information</w:t>
      </w:r>
      <w:r w:rsidRPr="0077793E">
        <w:rPr>
          <w:rFonts w:ascii="Times New Roman" w:hAnsi="Times New Roman" w:cs="Times New Roman"/>
          <w:kern w:val="0"/>
        </w:rPr>
        <w:t>) on the self-relatedness, trueness, comprehension rating (</w:t>
      </w:r>
      <w:r w:rsidRPr="0077793E">
        <w:rPr>
          <w:rFonts w:ascii="Times New Roman" w:hAnsi="Times New Roman" w:cs="Times New Roman"/>
          <w:color w:val="5B9BD5" w:themeColor="accent5"/>
          <w:kern w:val="0"/>
        </w:rPr>
        <w:t>Figure 3J</w:t>
      </w:r>
      <w:r w:rsidRPr="0077793E">
        <w:rPr>
          <w:rFonts w:ascii="Times New Roman" w:hAnsi="Times New Roman" w:cs="Times New Roman"/>
          <w:kern w:val="0"/>
        </w:rPr>
        <w:t>). We found behavioral discrimination pattern was more evident (i.e., smaller correlation coefficient) on self-relatedness dimension in spray+ condition (r(32)=0.299) than control condition (r(31)=0.778; significant difference, z = -2.760, p=0.005), while the behavioral dissimilarity pattern on comprehension and trueness was not so distinct between spray+ and control condition (difference between spray+ and control condition, all p &gt; 0.200). More precisely, we then constructed 60×60 behavioral dissimilarity matrix that characterized behavioral representational dissimilarity of each sentence on the three kinds of ratings (</w:t>
      </w:r>
      <w:r w:rsidRPr="0077793E">
        <w:rPr>
          <w:rFonts w:ascii="Times New Roman" w:hAnsi="Times New Roman" w:cs="Times New Roman"/>
          <w:color w:val="5B9BD5" w:themeColor="accent5"/>
          <w:kern w:val="0"/>
        </w:rPr>
        <w:t>Figure 3K</w:t>
      </w:r>
      <w:r w:rsidRPr="0077793E">
        <w:rPr>
          <w:rFonts w:ascii="Times New Roman" w:hAnsi="Times New Roman" w:cs="Times New Roman"/>
          <w:kern w:val="0"/>
        </w:rPr>
        <w:t xml:space="preserve">). As expected, behavioral DM on self-relatedness showed higher discrimination pattern in spray+ condition, while behavioral DM on comprehension and trueness not. </w:t>
      </w:r>
    </w:p>
    <w:p w14:paraId="6A278154" w14:textId="77777777" w:rsidR="00C40046" w:rsidRPr="0077793E" w:rsidRDefault="00C40046" w:rsidP="00C40046">
      <w:pPr>
        <w:spacing w:line="360" w:lineRule="auto"/>
        <w:jc w:val="left"/>
        <w:rPr>
          <w:rFonts w:ascii="Times New Roman" w:hAnsi="Times New Roman" w:cs="Times New Roman"/>
          <w:kern w:val="0"/>
        </w:rPr>
      </w:pPr>
      <w:r w:rsidRPr="0077793E">
        <w:rPr>
          <w:rFonts w:ascii="Times New Roman" w:hAnsi="Times New Roman" w:cs="Times New Roman"/>
          <w:kern w:val="0"/>
        </w:rPr>
        <w:t>Next, we performed a secondary whole-brain searchlight RSA (</w:t>
      </w:r>
      <w:r w:rsidRPr="0077793E">
        <w:rPr>
          <w:rFonts w:ascii="Times New Roman" w:hAnsi="Times New Roman" w:cs="Times New Roman"/>
          <w:color w:val="5B9BD5" w:themeColor="accent5"/>
          <w:kern w:val="0"/>
        </w:rPr>
        <w:t>Nili et al., 2014</w:t>
      </w:r>
      <w:r w:rsidRPr="0077793E">
        <w:rPr>
          <w:rFonts w:ascii="Times New Roman" w:hAnsi="Times New Roman" w:cs="Times New Roman"/>
          <w:kern w:val="0"/>
        </w:rPr>
        <w:t>) to identify brain regions in which the pairwise dissimilarity of neural patterns of the sixty sentences corresponded to the behavioral dissimilarity matrix of the all knowledge (sixty sentences; here,</w:t>
      </w:r>
      <w:r w:rsidRPr="00813795">
        <w:t xml:space="preserve"> </w:t>
      </w:r>
      <w:r w:rsidRPr="00813795">
        <w:rPr>
          <w:rFonts w:ascii="Times New Roman" w:hAnsi="Times New Roman" w:cs="Times New Roman"/>
          <w:kern w:val="0"/>
        </w:rPr>
        <w:t>technically</w:t>
      </w:r>
      <w:r>
        <w:rPr>
          <w:rFonts w:ascii="Times New Roman" w:hAnsi="Times New Roman" w:cs="Times New Roman"/>
          <w:kern w:val="0"/>
        </w:rPr>
        <w:t xml:space="preserve">, </w:t>
      </w:r>
      <w:r w:rsidRPr="0077793E">
        <w:rPr>
          <w:rFonts w:ascii="Times New Roman" w:hAnsi="Times New Roman" w:cs="Times New Roman"/>
          <w:kern w:val="0"/>
        </w:rPr>
        <w:t xml:space="preserve">we </w:t>
      </w:r>
      <w:r w:rsidRPr="0077793E">
        <w:rPr>
          <w:rFonts w:ascii="Times New Roman" w:hAnsi="Times New Roman" w:cs="Times New Roman"/>
          <w:kern w:val="0"/>
        </w:rPr>
        <w:lastRenderedPageBreak/>
        <w:t xml:space="preserve">cannot do </w:t>
      </w:r>
      <w:r>
        <w:rPr>
          <w:rFonts w:ascii="Times New Roman" w:hAnsi="Times New Roman" w:cs="Times New Roman"/>
          <w:kern w:val="0"/>
        </w:rPr>
        <w:t xml:space="preserve">secondary </w:t>
      </w:r>
      <w:r w:rsidRPr="0077793E">
        <w:rPr>
          <w:rFonts w:ascii="Times New Roman" w:hAnsi="Times New Roman" w:cs="Times New Roman"/>
          <w:kern w:val="0"/>
        </w:rPr>
        <w:t>searchlight RSA based on the 2×2 behavioral DM since there was only one dissimilar value</w:t>
      </w:r>
      <w:r>
        <w:rPr>
          <w:rFonts w:ascii="Times New Roman" w:hAnsi="Times New Roman" w:cs="Times New Roman"/>
          <w:kern w:val="0"/>
        </w:rPr>
        <w:t xml:space="preserve">, as well as the </w:t>
      </w:r>
      <w:r w:rsidRPr="0077793E">
        <w:rPr>
          <w:rFonts w:ascii="Times New Roman" w:hAnsi="Times New Roman" w:cs="Times New Roman"/>
          <w:kern w:val="0"/>
        </w:rPr>
        <w:t>2×2 b</w:t>
      </w:r>
      <w:r>
        <w:rPr>
          <w:rFonts w:ascii="Times New Roman" w:hAnsi="Times New Roman" w:cs="Times New Roman"/>
          <w:kern w:val="0"/>
        </w:rPr>
        <w:t>rain</w:t>
      </w:r>
      <w:r w:rsidRPr="0077793E">
        <w:rPr>
          <w:rFonts w:ascii="Times New Roman" w:hAnsi="Times New Roman" w:cs="Times New Roman"/>
          <w:kern w:val="0"/>
        </w:rPr>
        <w:t xml:space="preserve"> DM</w:t>
      </w:r>
      <w:r>
        <w:rPr>
          <w:rFonts w:ascii="Times New Roman" w:hAnsi="Times New Roman" w:cs="Times New Roman"/>
          <w:kern w:val="0"/>
        </w:rPr>
        <w:t>, just two dissimilar values cannot be conducted further correlation analyses</w:t>
      </w:r>
      <w:r w:rsidRPr="0077793E">
        <w:rPr>
          <w:rFonts w:ascii="Times New Roman" w:hAnsi="Times New Roman" w:cs="Times New Roman"/>
          <w:kern w:val="0"/>
        </w:rPr>
        <w:t>). The whole-brain searchlight RSA that incorporated the self-relatedness dissimilar matrix revealed that the patterns of neural activity in the left middle frontal gyrus [</w:t>
      </w:r>
      <w:r w:rsidRPr="0077793E">
        <w:rPr>
          <w:rFonts w:ascii="Times New Roman" w:eastAsia="AdvP4D35B8" w:hAnsi="Times New Roman" w:cs="Times New Roman"/>
          <w:kern w:val="0"/>
        </w:rPr>
        <w:t>MNI coordinates, xyz = -22 42 26</w:t>
      </w:r>
      <w:r w:rsidRPr="0077793E">
        <w:rPr>
          <w:rFonts w:ascii="Times New Roman" w:hAnsi="Times New Roman" w:cs="Times New Roman"/>
          <w:kern w:val="0"/>
        </w:rPr>
        <w:t>] corresponded to the behavioral dissimilarity matrix (</w:t>
      </w:r>
      <w:r w:rsidRPr="0077793E">
        <w:rPr>
          <w:rFonts w:ascii="Times New Roman" w:hAnsi="Times New Roman" w:cs="Times New Roman"/>
          <w:color w:val="5B9BD5" w:themeColor="accent5"/>
          <w:kern w:val="0"/>
        </w:rPr>
        <w:t>Figure 3L</w:t>
      </w:r>
      <w:r w:rsidRPr="0077793E">
        <w:rPr>
          <w:rFonts w:ascii="Times New Roman" w:hAnsi="Times New Roman" w:cs="Times New Roman"/>
          <w:kern w:val="0"/>
        </w:rPr>
        <w:t>,</w:t>
      </w:r>
      <w:r w:rsidRPr="0077793E">
        <w:rPr>
          <w:rFonts w:ascii="Times New Roman" w:hAnsi="Times New Roman" w:cs="Times New Roman"/>
          <w:color w:val="FF0000"/>
          <w:kern w:val="0"/>
        </w:rPr>
        <w:t xml:space="preserve"> Table S5</w:t>
      </w:r>
      <w:r w:rsidRPr="0077793E">
        <w:rPr>
          <w:rFonts w:ascii="Times New Roman" w:hAnsi="Times New Roman" w:cs="Times New Roman"/>
          <w:kern w:val="0"/>
        </w:rPr>
        <w:t>). No significant clusters were found to correspond to behavioral DMs on comprehension and trueness.</w:t>
      </w:r>
    </w:p>
    <w:p w14:paraId="089974FF" w14:textId="77777777" w:rsidR="00C40046" w:rsidRPr="0077793E" w:rsidRDefault="00C40046" w:rsidP="00C40046">
      <w:pPr>
        <w:spacing w:line="360" w:lineRule="auto"/>
        <w:jc w:val="left"/>
        <w:rPr>
          <w:rFonts w:ascii="Times New Roman" w:hAnsi="Times New Roman" w:cs="Times New Roman"/>
          <w:color w:val="FF0000"/>
          <w:kern w:val="0"/>
        </w:rPr>
      </w:pPr>
      <w:r w:rsidRPr="0077793E">
        <w:rPr>
          <w:rFonts w:ascii="Times New Roman" w:hAnsi="Times New Roman" w:cs="Times New Roman"/>
          <w:kern w:val="0"/>
        </w:rPr>
        <w:t>These results may suggest that the greater neural discrimination for the two types of information in prefrontal brain regions in spray+ condition is more likely involved in the psychological process, in which participants simulated future episodes about the placebo effects on themselves.</w:t>
      </w:r>
      <w:r w:rsidRPr="0077793E">
        <w:rPr>
          <w:rFonts w:ascii="Times New Roman" w:hAnsi="Times New Roman" w:cs="Times New Roman"/>
          <w:color w:val="FF0000"/>
          <w:kern w:val="0"/>
        </w:rPr>
        <w:t xml:space="preserve"> </w:t>
      </w:r>
      <w:r w:rsidRPr="0077793E">
        <w:rPr>
          <w:rFonts w:ascii="Times New Roman" w:hAnsi="Times New Roman" w:cs="Times New Roman"/>
          <w:kern w:val="0"/>
        </w:rPr>
        <w:t>All behavioral DMs on each dimension used to do whole-brain searchlight RSA were combined the behavioral DM from the two treatment conditions to avoid potential double-dipping bias (</w:t>
      </w:r>
      <w:r w:rsidRPr="0077793E">
        <w:rPr>
          <w:rFonts w:ascii="Times New Roman" w:hAnsi="Times New Roman" w:cs="Times New Roman"/>
          <w:color w:val="5B9BD5" w:themeColor="accent5"/>
          <w:kern w:val="0"/>
        </w:rPr>
        <w:t>Kriegeskorte et al., 2009, NN</w:t>
      </w:r>
      <w:r w:rsidRPr="0077793E">
        <w:rPr>
          <w:rFonts w:ascii="Times New Roman" w:hAnsi="Times New Roman" w:cs="Times New Roman"/>
          <w:kern w:val="0"/>
        </w:rPr>
        <w:t>).</w:t>
      </w:r>
    </w:p>
    <w:p w14:paraId="022A0952" w14:textId="77777777" w:rsidR="00C40046" w:rsidRPr="0077793E" w:rsidRDefault="00C40046" w:rsidP="00C40046">
      <w:pPr>
        <w:spacing w:line="360" w:lineRule="auto"/>
        <w:jc w:val="left"/>
        <w:rPr>
          <w:rFonts w:ascii="Times New Roman" w:hAnsi="Times New Roman" w:cs="Times New Roman"/>
          <w:color w:val="7030A0"/>
        </w:rPr>
      </w:pPr>
      <w:r w:rsidRPr="0077793E">
        <w:rPr>
          <w:rFonts w:ascii="Times New Roman" w:hAnsi="Times New Roman" w:cs="Times New Roman"/>
          <w:color w:val="7030A0"/>
        </w:rPr>
        <w:t>#results-behavioral DM on valence, arousal, familiarity</w:t>
      </w:r>
    </w:p>
    <w:p w14:paraId="21B4487C" w14:textId="77777777" w:rsidR="00C40046" w:rsidRPr="0077793E" w:rsidRDefault="00C40046" w:rsidP="00C40046">
      <w:pPr>
        <w:spacing w:line="360" w:lineRule="auto"/>
        <w:jc w:val="left"/>
        <w:rPr>
          <w:rFonts w:ascii="Times New Roman" w:hAnsi="Times New Roman" w:cs="Times New Roman"/>
          <w:kern w:val="0"/>
        </w:rPr>
      </w:pPr>
      <w:r w:rsidRPr="0077793E">
        <w:rPr>
          <w:rFonts w:ascii="Times New Roman" w:hAnsi="Times New Roman" w:cs="Times New Roman"/>
          <w:kern w:val="0"/>
        </w:rPr>
        <w:t>We also constructed behavioral DMs based on online rating including valence (</w:t>
      </w:r>
      <w:r w:rsidRPr="0077793E">
        <w:rPr>
          <w:rFonts w:ascii="Times New Roman" w:hAnsi="Times New Roman" w:cs="Times New Roman"/>
          <w:i/>
          <w:color w:val="5B9BD5" w:themeColor="accent5"/>
          <w:kern w:val="0"/>
        </w:rPr>
        <w:t>online exp1</w:t>
      </w:r>
      <w:r w:rsidRPr="0077793E">
        <w:rPr>
          <w:rFonts w:ascii="Times New Roman" w:hAnsi="Times New Roman" w:cs="Times New Roman"/>
          <w:kern w:val="0"/>
        </w:rPr>
        <w:t>), arousal (</w:t>
      </w:r>
      <w:r w:rsidRPr="0077793E">
        <w:rPr>
          <w:rFonts w:ascii="Times New Roman" w:hAnsi="Times New Roman" w:cs="Times New Roman"/>
          <w:i/>
          <w:color w:val="5B9BD5" w:themeColor="accent5"/>
          <w:kern w:val="0"/>
        </w:rPr>
        <w:t>online exp1</w:t>
      </w:r>
      <w:r w:rsidRPr="0077793E">
        <w:rPr>
          <w:rFonts w:ascii="Times New Roman" w:hAnsi="Times New Roman" w:cs="Times New Roman"/>
          <w:kern w:val="0"/>
        </w:rPr>
        <w:t xml:space="preserve">), and familiarity after learning oxytocin materials (combined data from </w:t>
      </w:r>
      <w:r w:rsidRPr="0077793E">
        <w:rPr>
          <w:rFonts w:ascii="Times New Roman" w:hAnsi="Times New Roman" w:cs="Times New Roman"/>
          <w:i/>
          <w:color w:val="5B9BD5" w:themeColor="accent5"/>
          <w:kern w:val="0"/>
        </w:rPr>
        <w:t>online exp2</w:t>
      </w:r>
      <w:r w:rsidRPr="0077793E">
        <w:rPr>
          <w:rFonts w:ascii="Times New Roman" w:hAnsi="Times New Roman" w:cs="Times New Roman"/>
          <w:i/>
          <w:kern w:val="0"/>
        </w:rPr>
        <w:t xml:space="preserve"> &amp; </w:t>
      </w:r>
      <w:r w:rsidRPr="0077793E">
        <w:rPr>
          <w:rFonts w:ascii="Times New Roman" w:hAnsi="Times New Roman" w:cs="Times New Roman"/>
          <w:i/>
          <w:color w:val="5B9BD5" w:themeColor="accent5"/>
          <w:kern w:val="0"/>
        </w:rPr>
        <w:t>online exp3</w:t>
      </w:r>
      <w:r w:rsidRPr="0077793E">
        <w:rPr>
          <w:rFonts w:ascii="Times New Roman" w:hAnsi="Times New Roman" w:cs="Times New Roman"/>
          <w:kern w:val="0"/>
        </w:rPr>
        <w:t>) and did whole-brain searchlight RSA to confirm whether the difference of information representation in two treatment conditions was related to valence, arousal, and familiarity. As predicted, there were no significant brain clusters emerged (</w:t>
      </w:r>
      <w:r w:rsidRPr="0077793E">
        <w:rPr>
          <w:rFonts w:ascii="Times New Roman" w:hAnsi="Times New Roman" w:cs="Times New Roman"/>
          <w:color w:val="FF0000"/>
          <w:kern w:val="0"/>
        </w:rPr>
        <w:t>Figure S3, Table S5</w:t>
      </w:r>
      <w:r w:rsidRPr="0077793E">
        <w:rPr>
          <w:rFonts w:ascii="Times New Roman" w:hAnsi="Times New Roman" w:cs="Times New Roman"/>
          <w:kern w:val="0"/>
        </w:rPr>
        <w:t>).</w:t>
      </w:r>
      <w:r w:rsidRPr="0077793E">
        <w:rPr>
          <w:rFonts w:ascii="Times New Roman" w:hAnsi="Times New Roman" w:cs="Times New Roman"/>
          <w:color w:val="FF0000"/>
          <w:kern w:val="0"/>
        </w:rPr>
        <w:t xml:space="preserve"> </w:t>
      </w:r>
      <w:r w:rsidRPr="0077793E">
        <w:rPr>
          <w:rFonts w:ascii="Times New Roman" w:hAnsi="Times New Roman" w:cs="Times New Roman"/>
          <w:kern w:val="0"/>
        </w:rPr>
        <w:t xml:space="preserve">These results indicated that the distinct neural representation between </w:t>
      </w:r>
      <w:r>
        <w:rPr>
          <w:rFonts w:ascii="Times New Roman" w:hAnsi="Times New Roman" w:cs="Times New Roman" w:hint="eastAsia"/>
          <w:i/>
          <w:kern w:val="0"/>
        </w:rPr>
        <w:t>O</w:t>
      </w:r>
      <w:r w:rsidRPr="0077793E">
        <w:rPr>
          <w:rFonts w:ascii="Times New Roman" w:hAnsi="Times New Roman" w:cs="Times New Roman"/>
          <w:i/>
          <w:kern w:val="0"/>
        </w:rPr>
        <w:t xml:space="preserve">xytocin-related </w:t>
      </w:r>
      <w:r w:rsidRPr="0077793E">
        <w:rPr>
          <w:rFonts w:ascii="Times New Roman" w:hAnsi="Times New Roman" w:cs="Times New Roman"/>
          <w:kern w:val="0"/>
        </w:rPr>
        <w:t xml:space="preserve">and </w:t>
      </w:r>
      <w:r>
        <w:rPr>
          <w:rFonts w:ascii="Times New Roman" w:hAnsi="Times New Roman" w:cs="Times New Roman" w:hint="eastAsia"/>
          <w:i/>
          <w:kern w:val="0"/>
        </w:rPr>
        <w:t>O</w:t>
      </w:r>
      <w:r w:rsidRPr="0077793E">
        <w:rPr>
          <w:rFonts w:ascii="Times New Roman" w:hAnsi="Times New Roman" w:cs="Times New Roman"/>
          <w:i/>
          <w:kern w:val="0"/>
        </w:rPr>
        <w:t>xytocin-irrelevant information</w:t>
      </w:r>
      <w:r w:rsidRPr="0077793E">
        <w:rPr>
          <w:rFonts w:ascii="Times New Roman" w:hAnsi="Times New Roman" w:cs="Times New Roman"/>
          <w:kern w:val="0"/>
        </w:rPr>
        <w:t xml:space="preserve"> in spray+ condition was independent of its valence, arousal and familiarity. </w:t>
      </w:r>
    </w:p>
    <w:p w14:paraId="1C4D91A5" w14:textId="77777777" w:rsidR="00C40046" w:rsidRPr="0077793E" w:rsidRDefault="00C40046" w:rsidP="00C40046">
      <w:pPr>
        <w:spacing w:line="360" w:lineRule="auto"/>
        <w:jc w:val="left"/>
        <w:rPr>
          <w:rFonts w:ascii="Times New Roman" w:hAnsi="Times New Roman" w:cs="Times New Roman"/>
          <w:kern w:val="0"/>
        </w:rPr>
      </w:pPr>
    </w:p>
    <w:p w14:paraId="66D93431" w14:textId="14B0CD28" w:rsidR="00C40046" w:rsidRPr="0077793E" w:rsidRDefault="00C40046" w:rsidP="00C40046">
      <w:pPr>
        <w:spacing w:line="360" w:lineRule="auto"/>
        <w:jc w:val="left"/>
        <w:rPr>
          <w:rFonts w:ascii="Times New Roman" w:hAnsi="Times New Roman" w:cs="Times New Roman"/>
          <w:b/>
        </w:rPr>
      </w:pPr>
      <w:r w:rsidRPr="0077793E">
        <w:rPr>
          <w:rFonts w:ascii="Times New Roman" w:hAnsi="Times New Roman" w:cs="Times New Roman"/>
          <w:b/>
        </w:rPr>
        <w:t>Neural representation of</w:t>
      </w:r>
      <w:r w:rsidRPr="0077793E">
        <w:rPr>
          <w:rFonts w:ascii="Times New Roman" w:hAnsi="Times New Roman" w:cs="Times New Roman"/>
          <w:b/>
          <w:i/>
        </w:rPr>
        <w:t xml:space="preserve"> </w:t>
      </w:r>
      <w:r>
        <w:rPr>
          <w:rFonts w:ascii="Times New Roman" w:hAnsi="Times New Roman" w:cs="Times New Roman" w:hint="eastAsia"/>
          <w:b/>
          <w:i/>
        </w:rPr>
        <w:t>O</w:t>
      </w:r>
      <w:r w:rsidRPr="0077793E">
        <w:rPr>
          <w:rFonts w:ascii="Times New Roman" w:hAnsi="Times New Roman" w:cs="Times New Roman"/>
          <w:b/>
          <w:i/>
        </w:rPr>
        <w:t xml:space="preserve">xytocin-related information </w:t>
      </w:r>
      <w:r w:rsidRPr="0077793E">
        <w:rPr>
          <w:rFonts w:ascii="Times New Roman" w:hAnsi="Times New Roman" w:cs="Times New Roman"/>
          <w:b/>
        </w:rPr>
        <w:t>and</w:t>
      </w:r>
      <w:r w:rsidRPr="0077793E">
        <w:rPr>
          <w:rFonts w:ascii="Times New Roman" w:hAnsi="Times New Roman" w:cs="Times New Roman"/>
          <w:b/>
          <w:i/>
        </w:rPr>
        <w:t xml:space="preserve"> </w:t>
      </w:r>
      <w:r>
        <w:rPr>
          <w:rFonts w:ascii="Times New Roman" w:hAnsi="Times New Roman" w:cs="Times New Roman" w:hint="eastAsia"/>
          <w:b/>
          <w:i/>
        </w:rPr>
        <w:t>O</w:t>
      </w:r>
      <w:r w:rsidRPr="0077793E">
        <w:rPr>
          <w:rFonts w:ascii="Times New Roman" w:hAnsi="Times New Roman" w:cs="Times New Roman"/>
          <w:b/>
          <w:i/>
        </w:rPr>
        <w:t xml:space="preserve">xytocin-irrelevant information </w:t>
      </w:r>
      <w:r w:rsidRPr="0077793E">
        <w:rPr>
          <w:rFonts w:ascii="Times New Roman" w:hAnsi="Times New Roman" w:cs="Times New Roman"/>
          <w:b/>
        </w:rPr>
        <w:t>in social brain network showed similar pattern.</w:t>
      </w:r>
    </w:p>
    <w:p w14:paraId="35B4200E"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rPr>
        <w:t xml:space="preserve">To validate whether treatment-related brain regions (here, social brain network) would also show distinct neural representation pattern between </w:t>
      </w:r>
      <w:r w:rsidRPr="00CA0A3E">
        <w:rPr>
          <w:rFonts w:ascii="Times New Roman" w:hAnsi="Times New Roman" w:cs="Times New Roman" w:hint="eastAsia"/>
          <w:i/>
          <w:iCs/>
        </w:rPr>
        <w:t>O</w:t>
      </w:r>
      <w:r w:rsidRPr="00CA0A3E">
        <w:rPr>
          <w:rFonts w:ascii="Times New Roman" w:hAnsi="Times New Roman" w:cs="Times New Roman"/>
          <w:i/>
          <w:iCs/>
        </w:rPr>
        <w:t xml:space="preserve">xytocin-related </w:t>
      </w:r>
      <w:r w:rsidRPr="0077793E">
        <w:rPr>
          <w:rFonts w:ascii="Times New Roman" w:hAnsi="Times New Roman" w:cs="Times New Roman"/>
        </w:rPr>
        <w:t xml:space="preserve">and </w:t>
      </w:r>
      <w:r w:rsidRPr="00CA0A3E">
        <w:rPr>
          <w:rFonts w:ascii="Times New Roman" w:hAnsi="Times New Roman" w:cs="Times New Roman" w:hint="eastAsia"/>
          <w:i/>
          <w:iCs/>
        </w:rPr>
        <w:t>O</w:t>
      </w:r>
      <w:r w:rsidRPr="00CA0A3E">
        <w:rPr>
          <w:rFonts w:ascii="Times New Roman" w:hAnsi="Times New Roman" w:cs="Times New Roman"/>
          <w:i/>
          <w:iCs/>
        </w:rPr>
        <w:t>xytocin-irrelevant information</w:t>
      </w:r>
      <w:r w:rsidRPr="0077793E">
        <w:rPr>
          <w:rFonts w:ascii="Times New Roman" w:hAnsi="Times New Roman" w:cs="Times New Roman"/>
        </w:rPr>
        <w:t xml:space="preserve">. We extracted the neural discrimination value within </w:t>
      </w:r>
      <w:r w:rsidRPr="00CA0A3E">
        <w:rPr>
          <w:rFonts w:ascii="Times New Roman" w:hAnsi="Times New Roman" w:cs="Times New Roman" w:hint="eastAsia"/>
          <w:i/>
          <w:iCs/>
        </w:rPr>
        <w:t>O</w:t>
      </w:r>
      <w:r w:rsidRPr="00CA0A3E">
        <w:rPr>
          <w:rFonts w:ascii="Times New Roman" w:hAnsi="Times New Roman" w:cs="Times New Roman"/>
          <w:i/>
          <w:iCs/>
        </w:rPr>
        <w:t>xytocin-related</w:t>
      </w:r>
      <w:r w:rsidRPr="006632F8">
        <w:rPr>
          <w:rFonts w:ascii="Times New Roman" w:hAnsi="Times New Roman" w:cs="Times New Roman"/>
          <w:i/>
          <w:iCs/>
        </w:rPr>
        <w:t xml:space="preserve"> information</w:t>
      </w:r>
      <w:r w:rsidRPr="0077793E">
        <w:rPr>
          <w:rFonts w:ascii="Times New Roman" w:hAnsi="Times New Roman" w:cs="Times New Roman"/>
        </w:rPr>
        <w:t xml:space="preserve">, as well as the discrimination value between </w:t>
      </w:r>
      <w:r>
        <w:rPr>
          <w:rFonts w:ascii="Times New Roman" w:hAnsi="Times New Roman" w:cs="Times New Roman" w:hint="eastAsia"/>
          <w:i/>
        </w:rPr>
        <w:t>O</w:t>
      </w:r>
      <w:r w:rsidRPr="0077793E">
        <w:rPr>
          <w:rFonts w:ascii="Times New Roman" w:hAnsi="Times New Roman" w:cs="Times New Roman"/>
          <w:i/>
        </w:rPr>
        <w:t>xytocin-related</w:t>
      </w:r>
      <w:r w:rsidRPr="0077793E">
        <w:rPr>
          <w:rFonts w:ascii="Times New Roman" w:hAnsi="Times New Roman" w:cs="Times New Roman"/>
        </w:rPr>
        <w:t xml:space="preserve"> and </w:t>
      </w:r>
      <w:r>
        <w:rPr>
          <w:rFonts w:ascii="Times New Roman" w:hAnsi="Times New Roman" w:cs="Times New Roman" w:hint="eastAsia"/>
          <w:i/>
        </w:rPr>
        <w:t>O</w:t>
      </w:r>
      <w:r w:rsidRPr="0077793E">
        <w:rPr>
          <w:rFonts w:ascii="Times New Roman" w:hAnsi="Times New Roman" w:cs="Times New Roman"/>
          <w:i/>
        </w:rPr>
        <w:t xml:space="preserve">xytocin-irrelevant </w:t>
      </w:r>
      <w:r w:rsidRPr="0077793E">
        <w:rPr>
          <w:rFonts w:ascii="Times New Roman" w:hAnsi="Times New Roman" w:cs="Times New Roman"/>
        </w:rPr>
        <w:t>information (condition-based and trial-based level) within social brain network.</w:t>
      </w:r>
    </w:p>
    <w:p w14:paraId="5A3E9446" w14:textId="77777777" w:rsidR="00C40046" w:rsidRPr="0077793E" w:rsidRDefault="00C40046" w:rsidP="00C40046">
      <w:pPr>
        <w:spacing w:line="360" w:lineRule="auto"/>
        <w:jc w:val="left"/>
        <w:rPr>
          <w:rFonts w:ascii="Times New Roman" w:hAnsi="Times New Roman" w:cs="Times New Roman"/>
        </w:rPr>
      </w:pPr>
      <w:r w:rsidRPr="0077793E">
        <w:rPr>
          <w:rFonts w:ascii="Times New Roman" w:hAnsi="Times New Roman" w:cs="Times New Roman"/>
        </w:rPr>
        <w:lastRenderedPageBreak/>
        <w:t xml:space="preserve">Similarly, the spray+ condition showed higher neural discrimination for </w:t>
      </w:r>
      <w:r>
        <w:rPr>
          <w:rFonts w:ascii="Times New Roman" w:hAnsi="Times New Roman" w:cs="Times New Roman" w:hint="eastAsia"/>
          <w:i/>
        </w:rPr>
        <w:t>O</w:t>
      </w:r>
      <w:r w:rsidRPr="0077793E">
        <w:rPr>
          <w:rFonts w:ascii="Times New Roman" w:hAnsi="Times New Roman" w:cs="Times New Roman"/>
          <w:i/>
        </w:rPr>
        <w:t>xytocin-related information</w:t>
      </w:r>
      <w:r w:rsidRPr="0077793E">
        <w:rPr>
          <w:rFonts w:ascii="Times New Roman" w:hAnsi="Times New Roman" w:cs="Times New Roman"/>
        </w:rPr>
        <w:t xml:space="preserve"> (main effect of treatment: F(1,60)=5.081, p=0.028,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=0.078, control age, </w:t>
      </w:r>
      <w:r w:rsidRPr="0077793E">
        <w:rPr>
          <w:rFonts w:ascii="Times New Roman" w:hAnsi="Times New Roman" w:cs="Times New Roman"/>
          <w:color w:val="5B9BD5" w:themeColor="accent5"/>
        </w:rPr>
        <w:t>Figure 3M</w:t>
      </w:r>
      <w:r w:rsidRPr="0077793E">
        <w:rPr>
          <w:rFonts w:ascii="Times New Roman" w:hAnsi="Times New Roman" w:cs="Times New Roman"/>
        </w:rPr>
        <w:t xml:space="preserve">) in social brain network. Further, we found a marginally significant larger discrimination between </w:t>
      </w:r>
      <w:r>
        <w:rPr>
          <w:rFonts w:ascii="Times New Roman" w:hAnsi="Times New Roman" w:cs="Times New Roman" w:hint="eastAsia"/>
          <w:i/>
        </w:rPr>
        <w:t>O</w:t>
      </w:r>
      <w:r w:rsidRPr="0077793E">
        <w:rPr>
          <w:rFonts w:ascii="Times New Roman" w:hAnsi="Times New Roman" w:cs="Times New Roman"/>
          <w:i/>
        </w:rPr>
        <w:t>xytocin-related</w:t>
      </w:r>
      <w:r w:rsidRPr="0077793E">
        <w:rPr>
          <w:rFonts w:ascii="Times New Roman" w:hAnsi="Times New Roman" w:cs="Times New Roman"/>
        </w:rPr>
        <w:t xml:space="preserve"> and </w:t>
      </w:r>
      <w:r>
        <w:rPr>
          <w:rFonts w:ascii="Times New Roman" w:hAnsi="Times New Roman" w:cs="Times New Roman" w:hint="eastAsia"/>
          <w:i/>
        </w:rPr>
        <w:t>O</w:t>
      </w:r>
      <w:r w:rsidRPr="0077793E">
        <w:rPr>
          <w:rFonts w:ascii="Times New Roman" w:hAnsi="Times New Roman" w:cs="Times New Roman"/>
          <w:i/>
        </w:rPr>
        <w:t xml:space="preserve">xytocin-irrelevant </w:t>
      </w:r>
      <w:r w:rsidRPr="0077793E">
        <w:rPr>
          <w:rFonts w:ascii="Times New Roman" w:hAnsi="Times New Roman" w:cs="Times New Roman"/>
        </w:rPr>
        <w:t xml:space="preserve">information in spray+ condition in condition-based level (F(1,60)=3.239, p=0.077,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=0.051, control age, </w:t>
      </w:r>
      <w:r w:rsidRPr="0077793E">
        <w:rPr>
          <w:rFonts w:ascii="Times New Roman" w:hAnsi="Times New Roman" w:cs="Times New Roman"/>
          <w:color w:val="5B9BD5" w:themeColor="accent5"/>
        </w:rPr>
        <w:t>Figure 3N</w:t>
      </w:r>
      <w:r w:rsidRPr="0077793E">
        <w:rPr>
          <w:rFonts w:ascii="Times New Roman" w:hAnsi="Times New Roman" w:cs="Times New Roman"/>
        </w:rPr>
        <w:t xml:space="preserve">) and trial-based level (F(1,60)=5.889, p=0.018, </w:t>
      </w:r>
      <w:r w:rsidRPr="0077793E">
        <w:rPr>
          <w:rFonts w:ascii="Times New Roman" w:hAnsi="Times New Roman" w:cs="Times New Roman"/>
          <w:lang w:val="el-GR"/>
        </w:rPr>
        <w:t>η</w:t>
      </w:r>
      <w:r w:rsidRPr="0077793E">
        <w:rPr>
          <w:rFonts w:ascii="Times New Roman" w:hAnsi="Times New Roman" w:cs="Times New Roman"/>
          <w:vertAlign w:val="subscript"/>
        </w:rPr>
        <w:t>p</w:t>
      </w:r>
      <w:r w:rsidRPr="0077793E">
        <w:rPr>
          <w:rFonts w:ascii="Times New Roman" w:hAnsi="Times New Roman" w:cs="Times New Roman"/>
          <w:vertAlign w:val="superscript"/>
        </w:rPr>
        <w:t>2</w:t>
      </w:r>
      <w:r w:rsidRPr="0077793E">
        <w:rPr>
          <w:rFonts w:ascii="Times New Roman" w:hAnsi="Times New Roman" w:cs="Times New Roman"/>
        </w:rPr>
        <w:t xml:space="preserve"> =0.089, control age, </w:t>
      </w:r>
      <w:r w:rsidRPr="0077793E">
        <w:rPr>
          <w:rFonts w:ascii="Times New Roman" w:hAnsi="Times New Roman" w:cs="Times New Roman"/>
          <w:color w:val="5B9BD5" w:themeColor="accent5"/>
        </w:rPr>
        <w:t>Figure 3O</w:t>
      </w:r>
      <w:r w:rsidRPr="0077793E">
        <w:rPr>
          <w:rFonts w:ascii="Times New Roman" w:hAnsi="Times New Roman" w:cs="Times New Roman"/>
        </w:rPr>
        <w:t xml:space="preserve">). </w:t>
      </w:r>
    </w:p>
    <w:p w14:paraId="2DCB1D71" w14:textId="77777777" w:rsidR="00C40046" w:rsidRPr="00E5507B" w:rsidRDefault="00C40046" w:rsidP="00C40046">
      <w:pPr>
        <w:spacing w:line="360" w:lineRule="auto"/>
        <w:jc w:val="left"/>
      </w:pPr>
    </w:p>
    <w:p w14:paraId="7E76BACD" w14:textId="77777777" w:rsidR="00C40046" w:rsidRDefault="00C40046" w:rsidP="00C40046">
      <w:pPr>
        <w:spacing w:line="360" w:lineRule="auto"/>
        <w:jc w:val="left"/>
        <w:rPr>
          <w:rFonts w:cs="Times New Roman"/>
        </w:rPr>
      </w:pPr>
      <w:r w:rsidRPr="00A93B79">
        <w:rPr>
          <w:rFonts w:cs="Times New Roman"/>
          <w:noProof/>
        </w:rPr>
        <w:drawing>
          <wp:inline distT="0" distB="0" distL="0" distR="0" wp14:anchorId="5A38C990" wp14:editId="4F9985E2">
            <wp:extent cx="5869880" cy="6322902"/>
            <wp:effectExtent l="0" t="0" r="0" b="1905"/>
            <wp:docPr id="19" name="图片 19" descr="H:\1_FSPE\8_WRITING\5_FIGURES\FSPE_FIGURE3_FIGURETBD_202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1_FSPE\8_WRITING\5_FIGURES\FSPE_FIGURE3_FIGURETBD_2020010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1919" cy="6325099"/>
                    </a:xfrm>
                    <a:prstGeom prst="rect">
                      <a:avLst/>
                    </a:prstGeom>
                    <a:noFill/>
                    <a:ln>
                      <a:noFill/>
                    </a:ln>
                  </pic:spPr>
                </pic:pic>
              </a:graphicData>
            </a:graphic>
          </wp:inline>
        </w:drawing>
      </w:r>
    </w:p>
    <w:p w14:paraId="2BE9541E" w14:textId="77777777" w:rsidR="00C40046" w:rsidRDefault="00C40046" w:rsidP="00C40046">
      <w:pPr>
        <w:spacing w:line="360" w:lineRule="auto"/>
        <w:jc w:val="left"/>
        <w:rPr>
          <w:rFonts w:cs="Times New Roman"/>
        </w:rPr>
      </w:pPr>
      <w:r>
        <w:rPr>
          <w:rFonts w:cs="Times New Roman"/>
          <w:noProof/>
        </w:rPr>
        <w:lastRenderedPageBreak/>
        <w:drawing>
          <wp:inline distT="0" distB="0" distL="0" distR="0" wp14:anchorId="4FB21082" wp14:editId="7D302A28">
            <wp:extent cx="4607169" cy="2047013"/>
            <wp:effectExtent l="0" t="0" r="3175" b="0"/>
            <wp:docPr id="18" name="图片 18" descr="H:\1_FSPE\8_WRITING\5_FIGURES\FSPE_FIGURE3_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1_FSPE\8_WRITING\5_FIGURES\FSPE_FIGURE3_M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8862" cy="2047765"/>
                    </a:xfrm>
                    <a:prstGeom prst="rect">
                      <a:avLst/>
                    </a:prstGeom>
                    <a:noFill/>
                    <a:ln>
                      <a:noFill/>
                    </a:ln>
                  </pic:spPr>
                </pic:pic>
              </a:graphicData>
            </a:graphic>
          </wp:inline>
        </w:drawing>
      </w:r>
    </w:p>
    <w:p w14:paraId="314CD04D" w14:textId="77777777" w:rsidR="00C40046" w:rsidRPr="000C565A" w:rsidRDefault="00C40046" w:rsidP="00C40046">
      <w:pPr>
        <w:spacing w:line="360" w:lineRule="auto"/>
        <w:jc w:val="left"/>
        <w:rPr>
          <w:rFonts w:ascii="Times New Roman" w:hAnsi="Times New Roman" w:cs="Times New Roman"/>
          <w:b/>
          <w:szCs w:val="21"/>
        </w:rPr>
      </w:pPr>
      <w:r w:rsidRPr="000C565A">
        <w:rPr>
          <w:rFonts w:ascii="Times New Roman" w:hAnsi="Times New Roman" w:cs="Times New Roman"/>
          <w:b/>
          <w:szCs w:val="21"/>
        </w:rPr>
        <w:t xml:space="preserve">Figure 3. vmPFC and other prefrontal brain regions encoded </w:t>
      </w:r>
      <w:r>
        <w:rPr>
          <w:rFonts w:ascii="Times New Roman" w:hAnsi="Times New Roman" w:cs="Times New Roman"/>
          <w:b/>
          <w:szCs w:val="21"/>
        </w:rPr>
        <w:t>treatment-related</w:t>
      </w:r>
      <w:r w:rsidRPr="000C565A">
        <w:rPr>
          <w:rFonts w:ascii="Times New Roman" w:hAnsi="Times New Roman" w:cs="Times New Roman"/>
          <w:b/>
          <w:szCs w:val="21"/>
        </w:rPr>
        <w:t xml:space="preserve"> information and represented the </w:t>
      </w:r>
      <w:r>
        <w:rPr>
          <w:rFonts w:ascii="Times New Roman" w:hAnsi="Times New Roman" w:cs="Times New Roman"/>
          <w:b/>
          <w:szCs w:val="21"/>
        </w:rPr>
        <w:t>treatment-related</w:t>
      </w:r>
      <w:r w:rsidRPr="000C565A">
        <w:rPr>
          <w:rFonts w:ascii="Times New Roman" w:hAnsi="Times New Roman" w:cs="Times New Roman"/>
          <w:b/>
          <w:szCs w:val="21"/>
        </w:rPr>
        <w:t xml:space="preserve"> information in </w:t>
      </w:r>
      <w:r>
        <w:rPr>
          <w:rFonts w:ascii="Times New Roman" w:hAnsi="Times New Roman" w:cs="Times New Roman"/>
          <w:b/>
          <w:szCs w:val="21"/>
        </w:rPr>
        <w:t>elaborated and d</w:t>
      </w:r>
      <w:r w:rsidRPr="000C565A">
        <w:rPr>
          <w:rFonts w:ascii="Times New Roman" w:hAnsi="Times New Roman" w:cs="Times New Roman"/>
          <w:b/>
          <w:szCs w:val="21"/>
        </w:rPr>
        <w:t>istinct pattern.</w:t>
      </w:r>
    </w:p>
    <w:p w14:paraId="6ADFE5CC" w14:textId="77777777" w:rsidR="00C40046" w:rsidRPr="000C565A" w:rsidRDefault="00C40046" w:rsidP="00C40046">
      <w:pPr>
        <w:pStyle w:val="aa"/>
        <w:numPr>
          <w:ilvl w:val="0"/>
          <w:numId w:val="2"/>
        </w:numPr>
        <w:spacing w:line="360" w:lineRule="auto"/>
        <w:ind w:firstLineChars="0"/>
        <w:jc w:val="left"/>
        <w:rPr>
          <w:rFonts w:cs="Times New Roman"/>
          <w:sz w:val="21"/>
          <w:szCs w:val="21"/>
        </w:rPr>
      </w:pPr>
      <w:r w:rsidRPr="000C565A">
        <w:rPr>
          <w:rFonts w:cs="Times New Roman"/>
          <w:sz w:val="21"/>
          <w:szCs w:val="21"/>
        </w:rPr>
        <w:t xml:space="preserve">Results of region of interest for information representation task. </w:t>
      </w:r>
      <w:r w:rsidRPr="000C565A">
        <w:rPr>
          <w:rFonts w:cs="Times New Roman"/>
          <w:i/>
          <w:sz w:val="21"/>
          <w:szCs w:val="21"/>
        </w:rPr>
        <w:t>Oxytocin-related information</w:t>
      </w:r>
      <w:r w:rsidRPr="000C565A">
        <w:rPr>
          <w:rFonts w:cs="Times New Roman"/>
          <w:sz w:val="21"/>
          <w:szCs w:val="21"/>
        </w:rPr>
        <w:t xml:space="preserve"> elicited higher neural response in vmPFC in spray+ condition, no treatment effect was found for </w:t>
      </w:r>
      <w:r w:rsidRPr="000C565A">
        <w:rPr>
          <w:rFonts w:cs="Times New Roman"/>
          <w:i/>
          <w:sz w:val="21"/>
          <w:szCs w:val="21"/>
        </w:rPr>
        <w:t>Oxytocin-irrelevant information</w:t>
      </w:r>
      <w:r w:rsidRPr="000C565A">
        <w:rPr>
          <w:rFonts w:cs="Times New Roman"/>
          <w:sz w:val="21"/>
          <w:szCs w:val="21"/>
        </w:rPr>
        <w:t xml:space="preserve">. </w:t>
      </w:r>
    </w:p>
    <w:p w14:paraId="2A7FBC6C" w14:textId="77777777" w:rsidR="00C40046" w:rsidRPr="000C565A" w:rsidRDefault="00C40046" w:rsidP="00C40046">
      <w:pPr>
        <w:pStyle w:val="aa"/>
        <w:numPr>
          <w:ilvl w:val="0"/>
          <w:numId w:val="2"/>
        </w:numPr>
        <w:spacing w:line="360" w:lineRule="auto"/>
        <w:ind w:firstLineChars="0"/>
        <w:jc w:val="left"/>
        <w:rPr>
          <w:rFonts w:cs="Times New Roman"/>
          <w:sz w:val="21"/>
          <w:szCs w:val="21"/>
        </w:rPr>
      </w:pPr>
      <w:r w:rsidRPr="000C565A">
        <w:rPr>
          <w:rFonts w:cs="Times New Roman"/>
          <w:sz w:val="21"/>
          <w:szCs w:val="21"/>
        </w:rPr>
        <w:t xml:space="preserve">Results from whole-brain univariate analysis. Consistently, </w:t>
      </w:r>
      <w:r w:rsidRPr="000C565A">
        <w:rPr>
          <w:rFonts w:cs="Times New Roman"/>
          <w:i/>
          <w:sz w:val="21"/>
          <w:szCs w:val="21"/>
        </w:rPr>
        <w:t>Oxytocin-related information</w:t>
      </w:r>
      <w:r w:rsidRPr="000C565A">
        <w:rPr>
          <w:rFonts w:cs="Times New Roman"/>
          <w:sz w:val="21"/>
          <w:szCs w:val="21"/>
        </w:rPr>
        <w:t xml:space="preserve"> engaged stronger neural activation of vmPFC in spray+ condition than control condition, no significant clusters were found for </w:t>
      </w:r>
      <w:r w:rsidRPr="000C565A">
        <w:rPr>
          <w:rFonts w:cs="Times New Roman"/>
          <w:i/>
          <w:sz w:val="21"/>
          <w:szCs w:val="21"/>
        </w:rPr>
        <w:t>Oxytocin-irrelevant information</w:t>
      </w:r>
      <w:r w:rsidRPr="000C565A">
        <w:rPr>
          <w:rFonts w:cs="Times New Roman"/>
          <w:sz w:val="21"/>
          <w:szCs w:val="21"/>
        </w:rPr>
        <w:t xml:space="preserve">. </w:t>
      </w:r>
    </w:p>
    <w:p w14:paraId="016C31B6" w14:textId="77777777" w:rsidR="00C40046" w:rsidRPr="000C565A" w:rsidRDefault="00C40046" w:rsidP="00C40046">
      <w:pPr>
        <w:pStyle w:val="aa"/>
        <w:numPr>
          <w:ilvl w:val="0"/>
          <w:numId w:val="2"/>
        </w:numPr>
        <w:spacing w:line="360" w:lineRule="auto"/>
        <w:ind w:firstLineChars="0"/>
        <w:jc w:val="left"/>
        <w:rPr>
          <w:rFonts w:cs="Times New Roman"/>
          <w:sz w:val="21"/>
          <w:szCs w:val="21"/>
        </w:rPr>
      </w:pPr>
      <w:r w:rsidRPr="000C565A">
        <w:rPr>
          <w:rFonts w:cs="Times New Roman"/>
          <w:sz w:val="21"/>
          <w:szCs w:val="21"/>
        </w:rPr>
        <w:t xml:space="preserve">Neural discrimination for all </w:t>
      </w:r>
      <w:r w:rsidRPr="000C565A">
        <w:rPr>
          <w:rFonts w:cs="Times New Roman"/>
          <w:i/>
          <w:sz w:val="21"/>
          <w:szCs w:val="21"/>
        </w:rPr>
        <w:t>Oxytocin-related information</w:t>
      </w:r>
      <w:r w:rsidRPr="000C565A">
        <w:rPr>
          <w:rFonts w:cs="Times New Roman"/>
          <w:sz w:val="21"/>
          <w:szCs w:val="21"/>
        </w:rPr>
        <w:t xml:space="preserve"> in vmPFC. Spray+ condition allowed higher neural discrimination for all </w:t>
      </w:r>
      <w:r w:rsidRPr="000C565A">
        <w:rPr>
          <w:rFonts w:cs="Times New Roman"/>
          <w:i/>
          <w:sz w:val="21"/>
          <w:szCs w:val="21"/>
        </w:rPr>
        <w:t xml:space="preserve">Oxytocin-related information </w:t>
      </w:r>
      <w:r w:rsidRPr="000C565A">
        <w:rPr>
          <w:rFonts w:cs="Times New Roman"/>
          <w:sz w:val="21"/>
          <w:szCs w:val="21"/>
        </w:rPr>
        <w:t xml:space="preserve">than control condition. </w:t>
      </w:r>
    </w:p>
    <w:p w14:paraId="2EBBC89E" w14:textId="77777777" w:rsidR="00C40046" w:rsidRPr="000C565A" w:rsidRDefault="00C40046" w:rsidP="00C40046">
      <w:pPr>
        <w:pStyle w:val="aa"/>
        <w:numPr>
          <w:ilvl w:val="0"/>
          <w:numId w:val="2"/>
        </w:numPr>
        <w:spacing w:line="360" w:lineRule="auto"/>
        <w:ind w:firstLineChars="0"/>
        <w:jc w:val="left"/>
        <w:rPr>
          <w:rFonts w:cs="Times New Roman"/>
          <w:sz w:val="21"/>
          <w:szCs w:val="21"/>
        </w:rPr>
      </w:pPr>
      <w:r w:rsidRPr="000C565A">
        <w:rPr>
          <w:rFonts w:cs="Times New Roman"/>
          <w:sz w:val="21"/>
          <w:szCs w:val="21"/>
        </w:rPr>
        <w:t xml:space="preserve">Neural discrimination for all </w:t>
      </w:r>
      <w:r w:rsidRPr="000C565A">
        <w:rPr>
          <w:rFonts w:cs="Times New Roman"/>
          <w:i/>
          <w:sz w:val="21"/>
          <w:szCs w:val="21"/>
        </w:rPr>
        <w:t>Oxytocin-related information</w:t>
      </w:r>
      <w:r w:rsidRPr="000C565A">
        <w:rPr>
          <w:rFonts w:cs="Times New Roman"/>
          <w:sz w:val="21"/>
          <w:szCs w:val="21"/>
        </w:rPr>
        <w:t xml:space="preserve"> from whole-brain searchlight analyses. The prefrontal clusters (including rlOFC, left MFG, mPFC) encoded all </w:t>
      </w:r>
      <w:r w:rsidRPr="000C565A">
        <w:rPr>
          <w:rFonts w:cs="Times New Roman"/>
          <w:i/>
          <w:sz w:val="21"/>
          <w:szCs w:val="21"/>
        </w:rPr>
        <w:t xml:space="preserve">Oxytocin-related information </w:t>
      </w:r>
      <w:r w:rsidRPr="000C565A">
        <w:rPr>
          <w:rFonts w:cs="Times New Roman"/>
          <w:sz w:val="21"/>
          <w:szCs w:val="21"/>
        </w:rPr>
        <w:t xml:space="preserve">in more distinct way than control condition. The neural pattern discrimination matrices for all </w:t>
      </w:r>
      <w:r w:rsidRPr="000C565A">
        <w:rPr>
          <w:rFonts w:cs="Times New Roman"/>
          <w:i/>
          <w:sz w:val="21"/>
          <w:szCs w:val="21"/>
        </w:rPr>
        <w:t>Oxytocin-related information</w:t>
      </w:r>
      <w:r w:rsidRPr="000C565A">
        <w:rPr>
          <w:rFonts w:cs="Times New Roman"/>
          <w:sz w:val="21"/>
          <w:szCs w:val="21"/>
        </w:rPr>
        <w:t xml:space="preserve"> in significant prefrontal clusters in each treatment were showed, obviously, </w:t>
      </w:r>
      <w:r w:rsidRPr="000C565A">
        <w:rPr>
          <w:rFonts w:cs="Times New Roman"/>
          <w:i/>
          <w:sz w:val="21"/>
          <w:szCs w:val="21"/>
        </w:rPr>
        <w:t>Oxytocin-related information</w:t>
      </w:r>
      <w:r w:rsidRPr="000C565A">
        <w:rPr>
          <w:rFonts w:cs="Times New Roman"/>
          <w:sz w:val="21"/>
          <w:szCs w:val="21"/>
        </w:rPr>
        <w:t xml:space="preserve"> associated with more distributed neural pattern in spray+ condition. </w:t>
      </w:r>
    </w:p>
    <w:p w14:paraId="750C2366" w14:textId="77777777" w:rsidR="00C40046" w:rsidRPr="000C565A" w:rsidRDefault="00C40046" w:rsidP="00C40046">
      <w:pPr>
        <w:pStyle w:val="aa"/>
        <w:numPr>
          <w:ilvl w:val="0"/>
          <w:numId w:val="2"/>
        </w:numPr>
        <w:spacing w:line="360" w:lineRule="auto"/>
        <w:ind w:firstLineChars="0"/>
        <w:jc w:val="left"/>
        <w:rPr>
          <w:rFonts w:cs="Times New Roman"/>
          <w:sz w:val="21"/>
          <w:szCs w:val="21"/>
        </w:rPr>
      </w:pPr>
      <w:r w:rsidRPr="000C565A">
        <w:rPr>
          <w:rFonts w:cs="Times New Roman"/>
          <w:sz w:val="21"/>
          <w:szCs w:val="21"/>
        </w:rPr>
        <w:t xml:space="preserve">Multidimensional scaling of neural pattern discrimination for </w:t>
      </w:r>
      <w:r w:rsidRPr="000C565A">
        <w:rPr>
          <w:rFonts w:cs="Times New Roman"/>
          <w:i/>
          <w:sz w:val="21"/>
          <w:szCs w:val="21"/>
        </w:rPr>
        <w:t xml:space="preserve">Oxytocin-related </w:t>
      </w:r>
      <w:r w:rsidRPr="000C565A">
        <w:rPr>
          <w:rFonts w:cs="Times New Roman"/>
          <w:sz w:val="21"/>
          <w:szCs w:val="21"/>
        </w:rPr>
        <w:t xml:space="preserve">and </w:t>
      </w:r>
      <w:r w:rsidRPr="000C565A">
        <w:rPr>
          <w:rFonts w:cs="Times New Roman"/>
          <w:i/>
          <w:sz w:val="21"/>
          <w:szCs w:val="21"/>
        </w:rPr>
        <w:t xml:space="preserve">Oxytocin-irrelevant </w:t>
      </w:r>
      <w:r w:rsidRPr="000C565A">
        <w:rPr>
          <w:rFonts w:cs="Times New Roman"/>
          <w:sz w:val="21"/>
          <w:szCs w:val="21"/>
        </w:rPr>
        <w:t xml:space="preserve">information in each treatment. Multidimensional scaling of neural pattern discrimination was the averaged discrimination matrix based on all subjects in specific treatment condition. Further, we calculated the degree centrality to find which knowledge would be the hub knowledge in spray+ and control condition separately. The degree centrality </w:t>
      </w:r>
      <w:r w:rsidRPr="000C565A">
        <w:rPr>
          <w:rFonts w:cs="Times New Roman"/>
          <w:sz w:val="21"/>
          <w:szCs w:val="21"/>
        </w:rPr>
        <w:lastRenderedPageBreak/>
        <w:t>associated with each sentence was presented with ascending order. The Hub knowledge in each treatment condition was presented in the right panel.</w:t>
      </w:r>
    </w:p>
    <w:p w14:paraId="6DB6E8C4"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 xml:space="preserve">(F) Condition-level pattern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 xml:space="preserve">Oxytocin-irrelevant </w:t>
      </w:r>
      <w:r w:rsidRPr="000C565A">
        <w:rPr>
          <w:rFonts w:ascii="Times New Roman" w:hAnsi="Times New Roman" w:cs="Times New Roman"/>
          <w:szCs w:val="21"/>
        </w:rPr>
        <w:t xml:space="preserve">information in vmPFC in two treatment conditions. Spray+ condition associated with higher neural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 xml:space="preserve">Oxytocin-irrelevant </w:t>
      </w:r>
      <w:r w:rsidRPr="000C565A">
        <w:rPr>
          <w:rFonts w:ascii="Times New Roman" w:hAnsi="Times New Roman" w:cs="Times New Roman"/>
          <w:szCs w:val="21"/>
        </w:rPr>
        <w:t>in vmPFC, but control condition failed to differentiate these two types of information.</w:t>
      </w:r>
    </w:p>
    <w:p w14:paraId="1D0C8E3B"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 xml:space="preserve">(G) Condition-level pattern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w:t>
      </w:r>
      <w:r w:rsidRPr="000C565A">
        <w:rPr>
          <w:rFonts w:ascii="Times New Roman" w:hAnsi="Times New Roman" w:cs="Times New Roman"/>
          <w:i/>
          <w:szCs w:val="21"/>
        </w:rPr>
        <w:t xml:space="preserve"> Oxytocin-irrelevant</w:t>
      </w:r>
      <w:r w:rsidRPr="000C565A">
        <w:rPr>
          <w:rFonts w:ascii="Times New Roman" w:hAnsi="Times New Roman" w:cs="Times New Roman"/>
          <w:szCs w:val="21"/>
        </w:rPr>
        <w:t xml:space="preserve"> from whole-brain searchlight analyses. Results of whole-brain RSA were similar and consistent with ROI-based findings, the vmPFC had been identified to encode distinct neural representation between two types of information. </w:t>
      </w:r>
    </w:p>
    <w:p w14:paraId="05B93DFC"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 xml:space="preserve">(H) Trial-wised pattern discrimination (among sixty sentences)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Oxytocin-irrelevant</w:t>
      </w:r>
      <w:r w:rsidRPr="000C565A">
        <w:rPr>
          <w:rFonts w:ascii="Times New Roman" w:hAnsi="Times New Roman" w:cs="Times New Roman"/>
          <w:szCs w:val="21"/>
        </w:rPr>
        <w:t xml:space="preserve"> information in two treatment conditions. Spray+ condition had larger trial-wised pattern discrimination than control condition did.</w:t>
      </w:r>
    </w:p>
    <w:p w14:paraId="2E8BAA24"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 xml:space="preserve">(I) Trial-wised pattern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Oxytocin-irrelevant</w:t>
      </w:r>
      <w:r w:rsidRPr="000C565A">
        <w:rPr>
          <w:rFonts w:ascii="Times New Roman" w:hAnsi="Times New Roman" w:cs="Times New Roman"/>
          <w:szCs w:val="21"/>
        </w:rPr>
        <w:t xml:space="preserve"> information from whole-brain searchlight analyses. The mPFC, right lOFC, and LMFG showed more discriminated neural pattern between two types of information in spray+ condition. The neural discrimination pattern in these significant clusters in each treatment were visualized in the right panel. LMFG, left middle frontal gyrus; rlOFC, right lateral orbitofrontal cortex. </w:t>
      </w:r>
    </w:p>
    <w:p w14:paraId="3F0AE665"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 xml:space="preserve">(J) Behavioral dissimilarity matrices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Oxytocin-irrelevant</w:t>
      </w:r>
      <w:r w:rsidRPr="000C565A">
        <w:rPr>
          <w:rFonts w:ascii="Times New Roman" w:hAnsi="Times New Roman" w:cs="Times New Roman"/>
          <w:szCs w:val="21"/>
        </w:rPr>
        <w:t xml:space="preserve"> information from out-scanner rating on self-relatedness, trueness, comprehension. The self-relatedness dissimilar matrix showed significant distinct pattern in spray+ condition than control condition. But no significant differences were found on trueness and comprehension matrices.</w:t>
      </w:r>
    </w:p>
    <w:p w14:paraId="203576D4"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 xml:space="preserve">(K) Trial-wised behavioral dissimilarity matrices (among sixty sentences) from out-scanner rating on self-relatedness, trueness, comprehension. Consistently, self-relatedness dissimilar matrix showed more distinct pattern in spray+ condition, while trueness and comprehension dissimilarity matrices not. </w:t>
      </w:r>
    </w:p>
    <w:p w14:paraId="3E1C5717" w14:textId="77777777" w:rsidR="00C40046" w:rsidRPr="000C565A" w:rsidRDefault="00C40046" w:rsidP="00C40046">
      <w:pPr>
        <w:spacing w:line="360" w:lineRule="auto"/>
        <w:ind w:left="315" w:hangingChars="150" w:hanging="315"/>
        <w:jc w:val="left"/>
        <w:rPr>
          <w:rFonts w:ascii="Times New Roman" w:hAnsi="Times New Roman" w:cs="Times New Roman"/>
          <w:szCs w:val="21"/>
        </w:rPr>
      </w:pPr>
      <w:r w:rsidRPr="000C565A">
        <w:rPr>
          <w:rFonts w:ascii="Times New Roman" w:hAnsi="Times New Roman" w:cs="Times New Roman"/>
          <w:szCs w:val="21"/>
        </w:rPr>
        <w:t>(L) Whole-brain results from second-order searchlight analyses based on the trial-wised behavioral dissimilarity matrices on self-relatedness, trueness, comprehension. Only the self-</w:t>
      </w:r>
      <w:r w:rsidRPr="000C565A">
        <w:rPr>
          <w:rFonts w:ascii="Times New Roman" w:hAnsi="Times New Roman" w:cs="Times New Roman"/>
          <w:szCs w:val="21"/>
        </w:rPr>
        <w:lastRenderedPageBreak/>
        <w:t>relatedness behavioral dissimilarity matrix associated with significant brain clusters in LMFG in spray+ condition.</w:t>
      </w:r>
    </w:p>
    <w:p w14:paraId="6045F069" w14:textId="77777777" w:rsidR="00C40046" w:rsidRPr="000C565A" w:rsidRDefault="00C40046" w:rsidP="00C40046">
      <w:pPr>
        <w:spacing w:line="360" w:lineRule="auto"/>
        <w:ind w:left="420" w:hangingChars="200" w:hanging="420"/>
        <w:rPr>
          <w:rFonts w:ascii="Times New Roman" w:hAnsi="Times New Roman" w:cs="Times New Roman"/>
          <w:szCs w:val="21"/>
        </w:rPr>
      </w:pPr>
      <w:r w:rsidRPr="000C565A">
        <w:rPr>
          <w:rFonts w:ascii="Times New Roman" w:hAnsi="Times New Roman" w:cs="Times New Roman"/>
          <w:szCs w:val="21"/>
        </w:rPr>
        <w:t xml:space="preserve">(M) Neural discrimination for all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information in social brain network. Spray+ condition allowed higher neural discrimination for all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information. </w:t>
      </w:r>
    </w:p>
    <w:p w14:paraId="7624CAED" w14:textId="77777777" w:rsidR="00C40046" w:rsidRPr="000C565A" w:rsidRDefault="00C40046" w:rsidP="00C40046">
      <w:pPr>
        <w:spacing w:line="360" w:lineRule="auto"/>
        <w:ind w:left="420" w:hangingChars="200" w:hanging="420"/>
        <w:rPr>
          <w:rFonts w:ascii="Times New Roman" w:hAnsi="Times New Roman" w:cs="Times New Roman"/>
          <w:szCs w:val="21"/>
        </w:rPr>
      </w:pPr>
      <w:r w:rsidRPr="000C565A">
        <w:rPr>
          <w:rFonts w:ascii="Times New Roman" w:hAnsi="Times New Roman" w:cs="Times New Roman"/>
          <w:szCs w:val="21"/>
        </w:rPr>
        <w:t xml:space="preserve">(N) Condition-level pattern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Oxytocin-irrelevant</w:t>
      </w:r>
      <w:r w:rsidRPr="000C565A">
        <w:rPr>
          <w:rFonts w:ascii="Times New Roman" w:hAnsi="Times New Roman" w:cs="Times New Roman"/>
          <w:szCs w:val="21"/>
        </w:rPr>
        <w:t xml:space="preserve"> information in social brain network in two treatment conditions. Spray+ condition associated with marginally higher neural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Oxytocin-irrelevant</w:t>
      </w:r>
      <w:r w:rsidRPr="000C565A">
        <w:rPr>
          <w:rFonts w:ascii="Times New Roman" w:hAnsi="Times New Roman" w:cs="Times New Roman"/>
          <w:szCs w:val="21"/>
        </w:rPr>
        <w:t xml:space="preserve"> information in social brain network.</w:t>
      </w:r>
    </w:p>
    <w:p w14:paraId="7C89DDAE" w14:textId="77777777" w:rsidR="00C40046" w:rsidRPr="000C565A" w:rsidRDefault="00C40046" w:rsidP="00C40046">
      <w:pPr>
        <w:spacing w:line="360" w:lineRule="auto"/>
        <w:ind w:left="525" w:hangingChars="250" w:hanging="525"/>
        <w:rPr>
          <w:rFonts w:ascii="Times New Roman" w:hAnsi="Times New Roman" w:cs="Times New Roman"/>
          <w:szCs w:val="21"/>
        </w:rPr>
      </w:pPr>
      <w:r w:rsidRPr="000C565A">
        <w:rPr>
          <w:rFonts w:ascii="Times New Roman" w:hAnsi="Times New Roman" w:cs="Times New Roman"/>
          <w:szCs w:val="21"/>
        </w:rPr>
        <w:t xml:space="preserve">(O) Trial-wised neural discrimination between </w:t>
      </w:r>
      <w:r w:rsidRPr="000C565A">
        <w:rPr>
          <w:rFonts w:ascii="Times New Roman" w:hAnsi="Times New Roman" w:cs="Times New Roman"/>
          <w:i/>
          <w:szCs w:val="21"/>
        </w:rPr>
        <w:t>Oxytocin-related</w:t>
      </w:r>
      <w:r w:rsidRPr="000C565A">
        <w:rPr>
          <w:rFonts w:ascii="Times New Roman" w:hAnsi="Times New Roman" w:cs="Times New Roman"/>
          <w:szCs w:val="21"/>
        </w:rPr>
        <w:t xml:space="preserve"> and </w:t>
      </w:r>
      <w:r w:rsidRPr="000C565A">
        <w:rPr>
          <w:rFonts w:ascii="Times New Roman" w:hAnsi="Times New Roman" w:cs="Times New Roman"/>
          <w:i/>
          <w:szCs w:val="21"/>
        </w:rPr>
        <w:t>Oxytocin-irrelevant</w:t>
      </w:r>
      <w:r w:rsidRPr="000C565A">
        <w:rPr>
          <w:rFonts w:ascii="Times New Roman" w:hAnsi="Times New Roman" w:cs="Times New Roman"/>
          <w:szCs w:val="21"/>
        </w:rPr>
        <w:t xml:space="preserve"> information in social brain network in two treatment conditions. Spray+ condition had larger item-wised neural pattern discrimination than control condition did. </w:t>
      </w:r>
    </w:p>
    <w:p w14:paraId="500A5884" w14:textId="77777777" w:rsidR="00C40046" w:rsidRPr="000C565A" w:rsidRDefault="00C40046" w:rsidP="00C40046">
      <w:pPr>
        <w:spacing w:line="360" w:lineRule="auto"/>
        <w:rPr>
          <w:rFonts w:ascii="Times New Roman" w:hAnsi="Times New Roman" w:cs="Times New Roman"/>
          <w:szCs w:val="21"/>
        </w:rPr>
      </w:pPr>
      <w:r w:rsidRPr="000C565A">
        <w:rPr>
          <w:rFonts w:ascii="Times New Roman" w:hAnsi="Times New Roman" w:cs="Times New Roman"/>
          <w:szCs w:val="21"/>
        </w:rPr>
        <w:t>(Error bars represent standard error, p&lt;0.08†, p&lt;0.05 *, p &lt; 0.01 **, n.s, not significant).</w:t>
      </w:r>
    </w:p>
    <w:p w14:paraId="37F2A6FB" w14:textId="77777777" w:rsidR="00C40046" w:rsidRPr="000C565A" w:rsidRDefault="00C40046" w:rsidP="00C40046">
      <w:pPr>
        <w:spacing w:line="360" w:lineRule="auto"/>
        <w:jc w:val="left"/>
        <w:rPr>
          <w:rFonts w:ascii="Times New Roman" w:hAnsi="Times New Roman" w:cs="Times New Roman"/>
          <w:color w:val="FF0000"/>
          <w:szCs w:val="21"/>
        </w:rPr>
      </w:pPr>
    </w:p>
    <w:p w14:paraId="72FCBBA7" w14:textId="77777777" w:rsidR="00C40046" w:rsidRDefault="00C40046" w:rsidP="00C40046">
      <w:pPr>
        <w:widowControl/>
        <w:jc w:val="left"/>
        <w:rPr>
          <w:rFonts w:ascii="Times New Roman" w:hAnsi="Times New Roman" w:cs="Times New Roman"/>
        </w:rPr>
      </w:pPr>
      <w:r>
        <w:rPr>
          <w:rFonts w:ascii="Times New Roman" w:hAnsi="Times New Roman" w:cs="Times New Roman"/>
        </w:rPr>
        <w:br w:type="page"/>
      </w:r>
    </w:p>
    <w:p w14:paraId="64B7F904" w14:textId="77777777" w:rsidR="00C40046" w:rsidRPr="00DF680A" w:rsidRDefault="00C40046" w:rsidP="00C40046">
      <w:pPr>
        <w:spacing w:line="360" w:lineRule="auto"/>
        <w:jc w:val="left"/>
        <w:rPr>
          <w:rFonts w:ascii="Times New Roman" w:hAnsi="Times New Roman" w:cs="Times New Roman"/>
          <w:b/>
        </w:rPr>
      </w:pPr>
      <w:r w:rsidRPr="00DF680A">
        <w:rPr>
          <w:rFonts w:ascii="Times New Roman" w:hAnsi="Times New Roman" w:cs="Times New Roman"/>
          <w:b/>
        </w:rPr>
        <w:lastRenderedPageBreak/>
        <w:t xml:space="preserve">Shared neural representation for </w:t>
      </w:r>
      <w:r w:rsidRPr="00DF680A">
        <w:rPr>
          <w:rFonts w:ascii="Times New Roman" w:hAnsi="Times New Roman" w:cs="Times New Roman"/>
          <w:b/>
          <w:i/>
        </w:rPr>
        <w:t>Oxytocin-related</w:t>
      </w:r>
      <w:r w:rsidRPr="00DF680A">
        <w:rPr>
          <w:rFonts w:ascii="Times New Roman" w:hAnsi="Times New Roman" w:cs="Times New Roman"/>
          <w:b/>
        </w:rPr>
        <w:t xml:space="preserve"> information in prefrontal brain regions.</w:t>
      </w:r>
    </w:p>
    <w:p w14:paraId="00D8F855" w14:textId="77777777" w:rsidR="00C40046" w:rsidRPr="00DF680A" w:rsidRDefault="00C40046" w:rsidP="00C40046">
      <w:pPr>
        <w:spacing w:line="360" w:lineRule="auto"/>
        <w:jc w:val="left"/>
        <w:rPr>
          <w:rFonts w:ascii="Times New Roman" w:hAnsi="Times New Roman" w:cs="Times New Roman"/>
        </w:rPr>
      </w:pPr>
      <w:r w:rsidRPr="00DF680A">
        <w:rPr>
          <w:rFonts w:ascii="Times New Roman" w:hAnsi="Times New Roman" w:cs="Times New Roman"/>
        </w:rPr>
        <w:t xml:space="preserve">It has been known that the participants in spray+ condition showed more distinct and finer-grained neural representation for </w:t>
      </w:r>
      <w:r w:rsidRPr="00DF680A">
        <w:rPr>
          <w:rFonts w:ascii="Times New Roman" w:hAnsi="Times New Roman" w:cs="Times New Roman"/>
          <w:i/>
        </w:rPr>
        <w:t xml:space="preserve">Oxytocin-related </w:t>
      </w:r>
      <w:r w:rsidRPr="00DF680A">
        <w:rPr>
          <w:rFonts w:ascii="Times New Roman" w:hAnsi="Times New Roman" w:cs="Times New Roman"/>
        </w:rPr>
        <w:t>information</w:t>
      </w:r>
      <w:r w:rsidRPr="00DF680A">
        <w:rPr>
          <w:rFonts w:ascii="Times New Roman" w:hAnsi="Times New Roman" w:cs="Times New Roman"/>
          <w:i/>
        </w:rPr>
        <w:t xml:space="preserve"> </w:t>
      </w:r>
      <w:r w:rsidRPr="00DF680A">
        <w:rPr>
          <w:rFonts w:ascii="Times New Roman" w:hAnsi="Times New Roman" w:cs="Times New Roman"/>
        </w:rPr>
        <w:t xml:space="preserve">in prefrontal brain regions. Does the neural representational pattern for the </w:t>
      </w:r>
      <w:r w:rsidRPr="00DF680A">
        <w:rPr>
          <w:rFonts w:ascii="Times New Roman" w:hAnsi="Times New Roman" w:cs="Times New Roman"/>
          <w:i/>
        </w:rPr>
        <w:t xml:space="preserve">Oxytocin-related </w:t>
      </w:r>
      <w:r w:rsidRPr="00DF680A">
        <w:rPr>
          <w:rFonts w:ascii="Times New Roman" w:hAnsi="Times New Roman" w:cs="Times New Roman"/>
        </w:rPr>
        <w:t>information</w:t>
      </w:r>
      <w:r>
        <w:rPr>
          <w:rFonts w:ascii="Times New Roman" w:hAnsi="Times New Roman" w:cs="Times New Roman"/>
        </w:rPr>
        <w:t xml:space="preserve"> </w:t>
      </w:r>
      <w:r w:rsidRPr="00DF680A">
        <w:rPr>
          <w:rFonts w:ascii="Times New Roman" w:hAnsi="Times New Roman" w:cs="Times New Roman"/>
        </w:rPr>
        <w:t xml:space="preserve">be shared across all participants? Or each subject had its own representation pattern to make appraisal the placebo information? To address these questions, we calculated across-brain neural representation similarity for all </w:t>
      </w:r>
      <w:r w:rsidRPr="00DF680A">
        <w:rPr>
          <w:rFonts w:ascii="Times New Roman" w:hAnsi="Times New Roman" w:cs="Times New Roman"/>
          <w:i/>
        </w:rPr>
        <w:t xml:space="preserve">Oxytocin-related </w:t>
      </w:r>
      <w:r w:rsidRPr="00DF680A">
        <w:rPr>
          <w:rFonts w:ascii="Times New Roman" w:hAnsi="Times New Roman" w:cs="Times New Roman"/>
        </w:rPr>
        <w:t>information.</w:t>
      </w:r>
      <w:r w:rsidRPr="00DF680A">
        <w:rPr>
          <w:rFonts w:ascii="Times New Roman" w:eastAsia="AdvP4D35B8" w:hAnsi="Times New Roman" w:cs="Times New Roman"/>
          <w:kern w:val="0"/>
        </w:rPr>
        <w:t xml:space="preserve"> Consistent with prior studies using between-subjects pattern analysis (</w:t>
      </w:r>
      <w:r w:rsidRPr="00DF680A">
        <w:rPr>
          <w:rFonts w:ascii="Times New Roman" w:eastAsia="AdvP4D35B8" w:hAnsi="Times New Roman" w:cs="Times New Roman"/>
          <w:color w:val="5B9BD5" w:themeColor="accent5"/>
          <w:kern w:val="0"/>
        </w:rPr>
        <w:t>Shinkareva et al., 2011; Chen et al., 2016</w:t>
      </w:r>
      <w:r w:rsidRPr="00DF680A">
        <w:rPr>
          <w:rFonts w:ascii="Times New Roman" w:eastAsia="AdvP4D35B8" w:hAnsi="Times New Roman" w:cs="Times New Roman"/>
          <w:kern w:val="0"/>
        </w:rPr>
        <w:t xml:space="preserve">), for each participant, the neural pattern of all sentences in </w:t>
      </w:r>
      <w:r w:rsidRPr="00DF680A">
        <w:rPr>
          <w:rFonts w:ascii="Times New Roman" w:hAnsi="Times New Roman" w:cs="Times New Roman"/>
          <w:i/>
        </w:rPr>
        <w:t xml:space="preserve">Oxytocin-related </w:t>
      </w:r>
      <w:r w:rsidRPr="00DF680A">
        <w:rPr>
          <w:rFonts w:ascii="Times New Roman" w:hAnsi="Times New Roman" w:cs="Times New Roman"/>
        </w:rPr>
        <w:t>condition</w:t>
      </w:r>
      <w:r w:rsidRPr="00DF680A">
        <w:rPr>
          <w:rFonts w:ascii="Times New Roman" w:eastAsia="AdvP4D35B8" w:hAnsi="Times New Roman" w:cs="Times New Roman"/>
          <w:kern w:val="0"/>
        </w:rPr>
        <w:t xml:space="preserve"> was compared (i.e., Pearson correlation analysis) to the neural pattern of all </w:t>
      </w:r>
      <w:r w:rsidRPr="00DF680A">
        <w:rPr>
          <w:rFonts w:ascii="Times New Roman" w:hAnsi="Times New Roman" w:cs="Times New Roman"/>
        </w:rPr>
        <w:t>same</w:t>
      </w:r>
      <w:r w:rsidRPr="00DF680A">
        <w:rPr>
          <w:rFonts w:ascii="Times New Roman" w:hAnsi="Times New Roman" w:cs="Times New Roman"/>
          <w:i/>
        </w:rPr>
        <w:t xml:space="preserve"> </w:t>
      </w:r>
      <w:r w:rsidRPr="00DF680A">
        <w:rPr>
          <w:rFonts w:ascii="Times New Roman" w:hAnsi="Times New Roman" w:cs="Times New Roman"/>
        </w:rPr>
        <w:t>information</w:t>
      </w:r>
      <w:r w:rsidRPr="00DF680A">
        <w:rPr>
          <w:rFonts w:ascii="Times New Roman" w:eastAsia="AdvP4D35B8" w:hAnsi="Times New Roman" w:cs="Times New Roman"/>
          <w:kern w:val="0"/>
        </w:rPr>
        <w:t xml:space="preserve"> in the remaining participants in each given sphere within the significant brain clusters from the neural representation for </w:t>
      </w:r>
      <w:r w:rsidRPr="00DF680A">
        <w:rPr>
          <w:rFonts w:ascii="Times New Roman" w:hAnsi="Times New Roman" w:cs="Times New Roman"/>
          <w:i/>
        </w:rPr>
        <w:t xml:space="preserve">Oxytocin-related </w:t>
      </w:r>
      <w:r w:rsidRPr="00DF680A">
        <w:rPr>
          <w:rFonts w:ascii="Times New Roman" w:hAnsi="Times New Roman" w:cs="Times New Roman"/>
        </w:rPr>
        <w:t>information</w:t>
      </w:r>
      <w:r w:rsidRPr="00DF680A">
        <w:rPr>
          <w:rFonts w:ascii="Times New Roman" w:hAnsi="Times New Roman" w:cs="Times New Roman"/>
          <w:i/>
        </w:rPr>
        <w:t xml:space="preserve"> </w:t>
      </w:r>
      <w:r w:rsidRPr="00DF680A">
        <w:rPr>
          <w:rFonts w:ascii="Times New Roman" w:hAnsi="Times New Roman" w:cs="Times New Roman"/>
        </w:rPr>
        <w:t>(i.e., clusters in Figure 3I)</w:t>
      </w:r>
      <w:r w:rsidRPr="00DF680A">
        <w:rPr>
          <w:rFonts w:ascii="Times New Roman" w:eastAsia="AdvP4D35B8" w:hAnsi="Times New Roman" w:cs="Times New Roman"/>
          <w:kern w:val="0"/>
        </w:rPr>
        <w:t>. This process was repeated reiteratively until every participant had been compared to the remaining averaged maps.</w:t>
      </w:r>
      <w:r w:rsidRPr="00DF680A">
        <w:rPr>
          <w:rFonts w:ascii="Times New Roman" w:hAnsi="Times New Roman" w:cs="Times New Roman"/>
        </w:rPr>
        <w:t xml:space="preserve"> </w:t>
      </w:r>
    </w:p>
    <w:p w14:paraId="1EBB7B3F" w14:textId="77777777" w:rsidR="00C40046" w:rsidRPr="00DF680A" w:rsidRDefault="00C40046" w:rsidP="00C40046">
      <w:pPr>
        <w:autoSpaceDE w:val="0"/>
        <w:autoSpaceDN w:val="0"/>
        <w:adjustRightInd w:val="0"/>
        <w:spacing w:line="360" w:lineRule="auto"/>
        <w:rPr>
          <w:rFonts w:ascii="Times New Roman" w:hAnsi="Times New Roman" w:cs="Times New Roman"/>
          <w:i/>
        </w:rPr>
      </w:pPr>
      <w:r w:rsidRPr="00DF680A">
        <w:rPr>
          <w:rFonts w:ascii="Times New Roman" w:hAnsi="Times New Roman" w:cs="Times New Roman"/>
          <w:iCs/>
          <w:kern w:val="0"/>
        </w:rPr>
        <w:t>We identified the brain regions encoded the significant across-brain representation similarity in spray+ were the left middle frontal gyrus [MNI coordinate, xyz = -18/48/18] and right middle frontal gyrus [MNI coordinate, xyz =</w:t>
      </w:r>
      <w:r w:rsidRPr="00DF680A">
        <w:rPr>
          <w:rFonts w:ascii="Times New Roman" w:hAnsi="Times New Roman" w:cs="Times New Roman"/>
          <w:iCs/>
        </w:rPr>
        <w:t>34/40/26</w:t>
      </w:r>
      <w:r w:rsidRPr="00DF680A">
        <w:rPr>
          <w:rFonts w:ascii="Times New Roman" w:hAnsi="Times New Roman" w:cs="Times New Roman"/>
          <w:iCs/>
          <w:kern w:val="0"/>
        </w:rPr>
        <w:t>] (</w:t>
      </w:r>
      <w:r w:rsidRPr="00DF680A">
        <w:rPr>
          <w:rFonts w:ascii="Times New Roman" w:hAnsi="Times New Roman" w:cs="Times New Roman"/>
          <w:iCs/>
          <w:color w:val="5B9BD5" w:themeColor="accent5"/>
          <w:kern w:val="0"/>
        </w:rPr>
        <w:t>Figure 4</w:t>
      </w:r>
      <w:r w:rsidRPr="00DF680A">
        <w:rPr>
          <w:rFonts w:ascii="Times New Roman" w:hAnsi="Times New Roman" w:cs="Times New Roman"/>
          <w:iCs/>
          <w:kern w:val="0"/>
        </w:rPr>
        <w:t xml:space="preserve">). These brain regions also involved in the </w:t>
      </w:r>
      <w:r w:rsidRPr="00DF680A">
        <w:rPr>
          <w:rFonts w:ascii="Times New Roman" w:hAnsi="Times New Roman" w:cs="Times New Roman"/>
          <w:i/>
        </w:rPr>
        <w:t xml:space="preserve">Oxytocin-related </w:t>
      </w:r>
      <w:r w:rsidRPr="00DF680A">
        <w:rPr>
          <w:rFonts w:ascii="Times New Roman" w:hAnsi="Times New Roman" w:cs="Times New Roman"/>
        </w:rPr>
        <w:t>information</w:t>
      </w:r>
      <w:r w:rsidRPr="00DF680A">
        <w:rPr>
          <w:rFonts w:ascii="Times New Roman" w:eastAsia="AdvP4D35B8" w:hAnsi="Times New Roman" w:cs="Times New Roman"/>
          <w:kern w:val="0"/>
        </w:rPr>
        <w:t xml:space="preserve"> representation process for single participants. Thus, we may conclude that the participants shared the neural representation for treatment-related information in spray+ condition</w:t>
      </w:r>
      <w:r w:rsidRPr="00DF680A">
        <w:rPr>
          <w:rFonts w:ascii="Times New Roman" w:hAnsi="Times New Roman" w:cs="Times New Roman"/>
          <w:i/>
        </w:rPr>
        <w:t>.</w:t>
      </w:r>
    </w:p>
    <w:p w14:paraId="1973D35E" w14:textId="77777777" w:rsidR="00C40046" w:rsidRPr="00DF680A" w:rsidRDefault="00C40046" w:rsidP="00C40046">
      <w:pPr>
        <w:autoSpaceDE w:val="0"/>
        <w:autoSpaceDN w:val="0"/>
        <w:adjustRightInd w:val="0"/>
        <w:spacing w:line="360" w:lineRule="auto"/>
        <w:rPr>
          <w:rFonts w:ascii="Times New Roman" w:hAnsi="Times New Roman" w:cs="Times New Roman"/>
          <w:iCs/>
        </w:rPr>
      </w:pPr>
    </w:p>
    <w:p w14:paraId="0B8073F6" w14:textId="77777777" w:rsidR="00C40046" w:rsidRPr="00DF680A" w:rsidRDefault="00C40046" w:rsidP="00C40046">
      <w:pPr>
        <w:spacing w:line="360" w:lineRule="auto"/>
        <w:jc w:val="left"/>
        <w:rPr>
          <w:rFonts w:ascii="Times New Roman" w:hAnsi="Times New Roman" w:cs="Times New Roman"/>
        </w:rPr>
      </w:pPr>
      <w:r w:rsidRPr="00DF680A">
        <w:rPr>
          <w:rFonts w:ascii="Times New Roman" w:hAnsi="Times New Roman" w:cs="Times New Roman"/>
          <w:noProof/>
        </w:rPr>
        <w:drawing>
          <wp:inline distT="0" distB="0" distL="0" distR="0" wp14:anchorId="3BCE460E" wp14:editId="736254EF">
            <wp:extent cx="5274310" cy="153335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383"/>
                    <a:stretch/>
                  </pic:blipFill>
                  <pic:spPr bwMode="auto">
                    <a:xfrm>
                      <a:off x="0" y="0"/>
                      <a:ext cx="5274310" cy="1533353"/>
                    </a:xfrm>
                    <a:prstGeom prst="rect">
                      <a:avLst/>
                    </a:prstGeom>
                    <a:ln>
                      <a:noFill/>
                    </a:ln>
                    <a:extLst>
                      <a:ext uri="{53640926-AAD7-44D8-BBD7-CCE9431645EC}">
                        <a14:shadowObscured xmlns:a14="http://schemas.microsoft.com/office/drawing/2010/main"/>
                      </a:ext>
                    </a:extLst>
                  </pic:spPr>
                </pic:pic>
              </a:graphicData>
            </a:graphic>
          </wp:inline>
        </w:drawing>
      </w:r>
    </w:p>
    <w:p w14:paraId="59ED660A" w14:textId="77777777" w:rsidR="00C40046" w:rsidRPr="00DF680A" w:rsidRDefault="00C40046" w:rsidP="00C40046">
      <w:pPr>
        <w:spacing w:line="360" w:lineRule="auto"/>
        <w:jc w:val="left"/>
        <w:rPr>
          <w:rFonts w:ascii="Times New Roman" w:hAnsi="Times New Roman" w:cs="Times New Roman"/>
        </w:rPr>
      </w:pPr>
      <w:r w:rsidRPr="00C40046">
        <w:rPr>
          <w:rFonts w:ascii="Times New Roman" w:hAnsi="Times New Roman" w:cs="Times New Roman"/>
        </w:rPr>
        <w:t>Figure 4.</w:t>
      </w:r>
      <w:r w:rsidRPr="00DF680A">
        <w:rPr>
          <w:rFonts w:ascii="Times New Roman" w:hAnsi="Times New Roman" w:cs="Times New Roman"/>
        </w:rPr>
        <w:t xml:space="preserve"> </w:t>
      </w:r>
      <w:r w:rsidRPr="00DF680A">
        <w:rPr>
          <w:rFonts w:ascii="Times New Roman" w:hAnsi="Times New Roman" w:cs="Times New Roman"/>
          <w:b/>
        </w:rPr>
        <w:t xml:space="preserve">Participants in spray+ condition had shared neural representation in prefrontal regions for </w:t>
      </w:r>
      <w:r w:rsidRPr="00DF680A">
        <w:rPr>
          <w:rFonts w:ascii="Times New Roman" w:hAnsi="Times New Roman" w:cs="Times New Roman"/>
          <w:b/>
          <w:i/>
        </w:rPr>
        <w:t>Oxytocin-related</w:t>
      </w:r>
      <w:r w:rsidRPr="00DF680A">
        <w:rPr>
          <w:rFonts w:ascii="Times New Roman" w:hAnsi="Times New Roman" w:cs="Times New Roman"/>
          <w:b/>
        </w:rPr>
        <w:t xml:space="preserve"> information. </w:t>
      </w:r>
      <w:r w:rsidRPr="00DF680A">
        <w:rPr>
          <w:rFonts w:ascii="Times New Roman" w:hAnsi="Times New Roman" w:cs="Times New Roman"/>
        </w:rPr>
        <w:t xml:space="preserve">The LMFG and RMFG showed significant between-subjects representation similarity for all </w:t>
      </w:r>
      <w:r w:rsidRPr="00DF680A">
        <w:rPr>
          <w:rFonts w:ascii="Times New Roman" w:hAnsi="Times New Roman" w:cs="Times New Roman"/>
          <w:i/>
        </w:rPr>
        <w:t xml:space="preserve">Oxytocin-related </w:t>
      </w:r>
      <w:r w:rsidRPr="00DF680A">
        <w:rPr>
          <w:rFonts w:ascii="Times New Roman" w:hAnsi="Times New Roman" w:cs="Times New Roman"/>
        </w:rPr>
        <w:t>information.</w:t>
      </w:r>
      <w:r>
        <w:rPr>
          <w:rFonts w:ascii="Times New Roman" w:hAnsi="Times New Roman" w:cs="Times New Roman" w:hint="eastAsia"/>
        </w:rPr>
        <w:t xml:space="preserve"> </w:t>
      </w:r>
      <w:r w:rsidRPr="00DF680A">
        <w:rPr>
          <w:rFonts w:ascii="Times New Roman" w:hAnsi="Times New Roman" w:cs="Times New Roman"/>
        </w:rPr>
        <w:t>LMFG, left middle frontal gyrus; RMFG, right middle frontal gyrus.</w:t>
      </w:r>
    </w:p>
    <w:p w14:paraId="037082A3" w14:textId="77777777" w:rsidR="00C40046" w:rsidRPr="00A2618C" w:rsidRDefault="00C40046" w:rsidP="00C40046">
      <w:pPr>
        <w:spacing w:line="360" w:lineRule="auto"/>
        <w:jc w:val="left"/>
        <w:rPr>
          <w:rFonts w:ascii="Times New Roman" w:eastAsia="AdvP4D35B8" w:hAnsi="Times New Roman" w:cs="Times New Roman"/>
          <w:b/>
          <w:kern w:val="0"/>
        </w:rPr>
      </w:pPr>
      <w:r w:rsidRPr="00A2618C">
        <w:rPr>
          <w:rFonts w:ascii="Times New Roman" w:eastAsia="AdvP4D35B8" w:hAnsi="Times New Roman" w:cs="Times New Roman"/>
          <w:b/>
          <w:kern w:val="0"/>
        </w:rPr>
        <w:lastRenderedPageBreak/>
        <w:t>Social placebo effect on increasing motivation to seek social reward and avoid social punishment</w:t>
      </w:r>
    </w:p>
    <w:p w14:paraId="0E505FB7" w14:textId="77777777" w:rsidR="00C40046" w:rsidRPr="00A2618C" w:rsidRDefault="00C40046" w:rsidP="00C40046">
      <w:pPr>
        <w:spacing w:line="360" w:lineRule="auto"/>
        <w:jc w:val="left"/>
        <w:rPr>
          <w:rFonts w:ascii="Times New Roman" w:eastAsia="AdvP4D35B8" w:hAnsi="Times New Roman" w:cs="Times New Roman"/>
          <w:kern w:val="0"/>
        </w:rPr>
      </w:pPr>
      <w:r w:rsidRPr="00A2618C">
        <w:rPr>
          <w:rFonts w:ascii="Times New Roman" w:eastAsia="AdvP4D35B8" w:hAnsi="Times New Roman" w:cs="Times New Roman"/>
          <w:kern w:val="0"/>
        </w:rPr>
        <w:t>We adopted social incentive delay (SID) task (</w:t>
      </w:r>
      <w:r w:rsidRPr="00A2618C">
        <w:rPr>
          <w:rFonts w:ascii="Times New Roman" w:eastAsia="AdvP4D35B8" w:hAnsi="Times New Roman" w:cs="Times New Roman"/>
          <w:color w:val="5B9BD5" w:themeColor="accent5"/>
          <w:kern w:val="0"/>
        </w:rPr>
        <w:t>Spreckelmeyer et al., 2009</w:t>
      </w:r>
      <w:r w:rsidRPr="00A2618C">
        <w:rPr>
          <w:rFonts w:ascii="Times New Roman" w:eastAsia="AdvP4D35B8" w:hAnsi="Times New Roman" w:cs="Times New Roman"/>
          <w:kern w:val="0"/>
        </w:rPr>
        <w:t>; see</w:t>
      </w:r>
      <w:r w:rsidRPr="00A2618C">
        <w:rPr>
          <w:rFonts w:ascii="Times New Roman" w:eastAsia="AdvP4D35B8" w:hAnsi="Times New Roman" w:cs="Times New Roman"/>
          <w:color w:val="5B9BD5" w:themeColor="accent5"/>
          <w:kern w:val="0"/>
        </w:rPr>
        <w:t xml:space="preserve"> Method</w:t>
      </w:r>
      <w:r w:rsidRPr="00A2618C">
        <w:rPr>
          <w:rFonts w:ascii="Times New Roman" w:eastAsia="AdvP4D35B8" w:hAnsi="Times New Roman" w:cs="Times New Roman"/>
          <w:kern w:val="0"/>
        </w:rPr>
        <w:t xml:space="preserve">) as the out-scanner behavioral measurement to investigate the placebo effectiveness on social reward. Participants had to press the button as quickly as possible to get potential reward or avoid punishment before a target symbol (a black </w:t>
      </w:r>
      <w:r w:rsidRPr="00A2618C">
        <w:rPr>
          <w:rFonts w:ascii="Times New Roman" w:hAnsi="Times New Roman" w:cs="Times New Roman"/>
          <w:szCs w:val="21"/>
        </w:rPr>
        <w:t>diamond</w:t>
      </w:r>
      <w:r w:rsidRPr="00A2618C">
        <w:rPr>
          <w:rFonts w:ascii="Times New Roman" w:eastAsia="AdvP4D35B8" w:hAnsi="Times New Roman" w:cs="Times New Roman"/>
          <w:kern w:val="0"/>
        </w:rPr>
        <w:t xml:space="preserve">) disappeared on screen in a given time. Three kinds of cues (“triangle”, “square”, “circle”) which were preceded by the rhombus trigger indicated the potential outcome were </w:t>
      </w:r>
      <w:r w:rsidRPr="00A2618C">
        <w:rPr>
          <w:rFonts w:ascii="Times New Roman" w:eastAsia="AdvP4D35B8" w:hAnsi="Times New Roman" w:cs="Times New Roman"/>
          <w:i/>
          <w:kern w:val="0"/>
        </w:rPr>
        <w:t>happy face-oval shape</w:t>
      </w:r>
      <w:r w:rsidRPr="00A2618C">
        <w:rPr>
          <w:rFonts w:ascii="Times New Roman" w:eastAsia="AdvP4D35B8" w:hAnsi="Times New Roman" w:cs="Times New Roman"/>
          <w:kern w:val="0"/>
        </w:rPr>
        <w:t xml:space="preserve"> (reward trials), </w:t>
      </w:r>
      <w:r w:rsidRPr="00A2618C">
        <w:rPr>
          <w:rFonts w:ascii="Times New Roman" w:eastAsia="AdvP4D35B8" w:hAnsi="Times New Roman" w:cs="Times New Roman"/>
          <w:i/>
          <w:kern w:val="0"/>
        </w:rPr>
        <w:t>angry face-oval shape</w:t>
      </w:r>
      <w:r w:rsidRPr="00A2618C">
        <w:rPr>
          <w:rFonts w:ascii="Times New Roman" w:eastAsia="AdvP4D35B8" w:hAnsi="Times New Roman" w:cs="Times New Roman"/>
          <w:kern w:val="0"/>
        </w:rPr>
        <w:t xml:space="preserve"> (punishment trials), </w:t>
      </w:r>
      <w:r w:rsidRPr="00A2618C">
        <w:rPr>
          <w:rFonts w:ascii="Times New Roman" w:eastAsia="AdvP4D35B8" w:hAnsi="Times New Roman" w:cs="Times New Roman"/>
          <w:i/>
          <w:kern w:val="0"/>
        </w:rPr>
        <w:t>neutral face-oval shape</w:t>
      </w:r>
      <w:r w:rsidRPr="00A2618C">
        <w:rPr>
          <w:rFonts w:ascii="Times New Roman" w:eastAsia="AdvP4D35B8" w:hAnsi="Times New Roman" w:cs="Times New Roman"/>
          <w:kern w:val="0"/>
        </w:rPr>
        <w:t xml:space="preserve"> separately (neutral trials) (all stimuli were differed in each trial except the oval shape, stimuli were adopted from passive viewing social stimuli task). Faster reaction time or higher hit rate indicates higher motivation to get reward and avoid punishment (</w:t>
      </w:r>
      <w:r w:rsidRPr="00A2618C">
        <w:rPr>
          <w:rFonts w:ascii="Times New Roman" w:eastAsia="AdvP4D35B8" w:hAnsi="Times New Roman" w:cs="Times New Roman"/>
          <w:color w:val="5B9BD5" w:themeColor="accent5"/>
          <w:kern w:val="0"/>
        </w:rPr>
        <w:t>Knutson et al., 2001; Delmonte et al., 2012</w:t>
      </w:r>
      <w:r w:rsidRPr="00A2618C">
        <w:rPr>
          <w:rFonts w:ascii="Times New Roman" w:eastAsia="AdvP4D35B8" w:hAnsi="Times New Roman" w:cs="Times New Roman"/>
          <w:kern w:val="0"/>
        </w:rPr>
        <w:t>). Treatment effects were significant for hit rate in reward (</w:t>
      </w:r>
      <w:r w:rsidRPr="00A2618C">
        <w:rPr>
          <w:rFonts w:ascii="Times New Roman" w:hAnsi="Times New Roman" w:cs="Times New Roman"/>
        </w:rPr>
        <w:t>F(1,63)=4.094, p=0.047,</w:t>
      </w:r>
      <w:r w:rsidRPr="00A2618C">
        <w:rPr>
          <w:rFonts w:ascii="Times New Roman" w:hAnsi="Times New Roman" w:cs="Times New Roman"/>
          <w:lang w:val="el-GR"/>
        </w:rPr>
        <w:t xml:space="preserve"> η</w:t>
      </w:r>
      <w:r w:rsidRPr="00A2618C">
        <w:rPr>
          <w:rFonts w:ascii="Times New Roman" w:hAnsi="Times New Roman" w:cs="Times New Roman"/>
          <w:vertAlign w:val="subscript"/>
        </w:rPr>
        <w:t>p</w:t>
      </w:r>
      <w:r w:rsidRPr="00A2618C">
        <w:rPr>
          <w:rFonts w:ascii="Times New Roman" w:hAnsi="Times New Roman" w:cs="Times New Roman"/>
          <w:vertAlign w:val="superscript"/>
        </w:rPr>
        <w:t>2</w:t>
      </w:r>
      <w:r w:rsidRPr="00A2618C">
        <w:rPr>
          <w:rFonts w:ascii="Times New Roman" w:hAnsi="Times New Roman" w:cs="Times New Roman"/>
        </w:rPr>
        <w:t>=0.063</w:t>
      </w:r>
      <w:r w:rsidRPr="00A2618C">
        <w:rPr>
          <w:rFonts w:ascii="Times New Roman" w:eastAsia="AdvP4D35B8" w:hAnsi="Times New Roman" w:cs="Times New Roman"/>
          <w:kern w:val="0"/>
        </w:rPr>
        <w:t>) and punishment condition (</w:t>
      </w:r>
      <w:r w:rsidRPr="00A2618C">
        <w:rPr>
          <w:rFonts w:ascii="Times New Roman" w:hAnsi="Times New Roman" w:cs="Times New Roman"/>
        </w:rPr>
        <w:t>F(1,63)=8.037, p=0.006,</w:t>
      </w:r>
      <w:r w:rsidRPr="00A2618C">
        <w:rPr>
          <w:rFonts w:ascii="Times New Roman" w:hAnsi="Times New Roman" w:cs="Times New Roman"/>
          <w:lang w:val="el-GR"/>
        </w:rPr>
        <w:t xml:space="preserve"> η</w:t>
      </w:r>
      <w:r w:rsidRPr="00A2618C">
        <w:rPr>
          <w:rFonts w:ascii="Times New Roman" w:hAnsi="Times New Roman" w:cs="Times New Roman"/>
          <w:vertAlign w:val="subscript"/>
        </w:rPr>
        <w:t>p</w:t>
      </w:r>
      <w:r w:rsidRPr="00A2618C">
        <w:rPr>
          <w:rFonts w:ascii="Times New Roman" w:hAnsi="Times New Roman" w:cs="Times New Roman"/>
          <w:vertAlign w:val="superscript"/>
        </w:rPr>
        <w:t>2</w:t>
      </w:r>
      <w:r w:rsidRPr="00A2618C">
        <w:rPr>
          <w:rFonts w:ascii="Times New Roman" w:hAnsi="Times New Roman" w:cs="Times New Roman"/>
        </w:rPr>
        <w:t>=0.116</w:t>
      </w:r>
      <w:r w:rsidRPr="00A2618C">
        <w:rPr>
          <w:rFonts w:ascii="Times New Roman" w:eastAsia="AdvP4D35B8" w:hAnsi="Times New Roman" w:cs="Times New Roman"/>
          <w:kern w:val="0"/>
        </w:rPr>
        <w:t>), that the spray+ condition showed higher hit rate than control condition (</w:t>
      </w:r>
      <w:r w:rsidRPr="00A2618C">
        <w:rPr>
          <w:rFonts w:ascii="Times New Roman" w:eastAsia="AdvP4D35B8" w:hAnsi="Times New Roman" w:cs="Times New Roman"/>
          <w:color w:val="5B9BD5" w:themeColor="accent5"/>
          <w:kern w:val="0"/>
        </w:rPr>
        <w:t>Figure 5A</w:t>
      </w:r>
      <w:r w:rsidRPr="00A2618C">
        <w:rPr>
          <w:rFonts w:ascii="Times New Roman" w:eastAsia="AdvP4D35B8" w:hAnsi="Times New Roman" w:cs="Times New Roman"/>
          <w:kern w:val="0"/>
        </w:rPr>
        <w:t>), no significant results were found for neutral trials (</w:t>
      </w:r>
      <w:r w:rsidRPr="00A2618C">
        <w:rPr>
          <w:rFonts w:ascii="Times New Roman" w:hAnsi="Times New Roman" w:cs="Times New Roman"/>
        </w:rPr>
        <w:t>F(1,63)=1.481, p=0.228,</w:t>
      </w:r>
      <w:r w:rsidRPr="00A2618C">
        <w:rPr>
          <w:rFonts w:ascii="Times New Roman" w:hAnsi="Times New Roman" w:cs="Times New Roman"/>
          <w:lang w:val="el-GR"/>
        </w:rPr>
        <w:t xml:space="preserve"> </w:t>
      </w:r>
      <w:bookmarkStart w:id="0" w:name="OLE_LINK2"/>
      <w:r w:rsidRPr="00A2618C">
        <w:rPr>
          <w:rFonts w:ascii="Times New Roman" w:hAnsi="Times New Roman" w:cs="Times New Roman"/>
          <w:lang w:val="el-GR"/>
        </w:rPr>
        <w:t>η</w:t>
      </w:r>
      <w:r w:rsidRPr="00A2618C">
        <w:rPr>
          <w:rFonts w:ascii="Times New Roman" w:hAnsi="Times New Roman" w:cs="Times New Roman"/>
          <w:vertAlign w:val="subscript"/>
        </w:rPr>
        <w:t>p</w:t>
      </w:r>
      <w:r w:rsidRPr="00A2618C">
        <w:rPr>
          <w:rFonts w:ascii="Times New Roman" w:hAnsi="Times New Roman" w:cs="Times New Roman"/>
          <w:vertAlign w:val="superscript"/>
        </w:rPr>
        <w:t>2</w:t>
      </w:r>
      <w:r w:rsidRPr="00A2618C">
        <w:rPr>
          <w:rFonts w:ascii="Times New Roman" w:hAnsi="Times New Roman" w:cs="Times New Roman"/>
        </w:rPr>
        <w:t>=0.</w:t>
      </w:r>
      <w:bookmarkEnd w:id="0"/>
      <w:r w:rsidRPr="00A2618C">
        <w:rPr>
          <w:rFonts w:ascii="Times New Roman" w:hAnsi="Times New Roman" w:cs="Times New Roman"/>
        </w:rPr>
        <w:t>024</w:t>
      </w:r>
      <w:r w:rsidRPr="00A2618C">
        <w:rPr>
          <w:rFonts w:ascii="Times New Roman" w:eastAsia="AdvP4D35B8" w:hAnsi="Times New Roman" w:cs="Times New Roman"/>
          <w:kern w:val="0"/>
        </w:rPr>
        <w:t xml:space="preserve">). We did not observe the treatment effect on response time (all p &gt; 0.200). And the time for participants to make response was no difference between two treatment groups (F(1,63) = 0.045, p=0.833, </w:t>
      </w:r>
      <w:r w:rsidRPr="00A2618C">
        <w:rPr>
          <w:rFonts w:ascii="Times New Roman" w:hAnsi="Times New Roman" w:cs="Times New Roman"/>
          <w:lang w:val="el-GR"/>
        </w:rPr>
        <w:t>η</w:t>
      </w:r>
      <w:r w:rsidRPr="00A2618C">
        <w:rPr>
          <w:rFonts w:ascii="Times New Roman" w:hAnsi="Times New Roman" w:cs="Times New Roman"/>
          <w:vertAlign w:val="subscript"/>
        </w:rPr>
        <w:t>p</w:t>
      </w:r>
      <w:r w:rsidRPr="00A2618C">
        <w:rPr>
          <w:rFonts w:ascii="Times New Roman" w:hAnsi="Times New Roman" w:cs="Times New Roman"/>
          <w:vertAlign w:val="superscript"/>
        </w:rPr>
        <w:t>2</w:t>
      </w:r>
      <w:r w:rsidRPr="00A2618C">
        <w:rPr>
          <w:rFonts w:ascii="Times New Roman" w:hAnsi="Times New Roman" w:cs="Times New Roman"/>
        </w:rPr>
        <w:t>=0.001</w:t>
      </w:r>
      <w:r w:rsidRPr="00A2618C">
        <w:rPr>
          <w:rFonts w:ascii="Times New Roman" w:eastAsia="AdvP4D35B8" w:hAnsi="Times New Roman" w:cs="Times New Roman"/>
          <w:kern w:val="0"/>
        </w:rPr>
        <w:t>).</w:t>
      </w:r>
    </w:p>
    <w:p w14:paraId="3C74A14F" w14:textId="77777777" w:rsidR="00C40046" w:rsidRPr="00A2618C" w:rsidRDefault="00C40046" w:rsidP="00C40046">
      <w:pPr>
        <w:spacing w:line="360" w:lineRule="auto"/>
        <w:jc w:val="left"/>
        <w:rPr>
          <w:rFonts w:ascii="Times New Roman" w:eastAsia="AdvP4D35B8" w:hAnsi="Times New Roman" w:cs="Times New Roman"/>
          <w:kern w:val="0"/>
        </w:rPr>
      </w:pPr>
    </w:p>
    <w:p w14:paraId="615D2585" w14:textId="77777777" w:rsidR="00C40046" w:rsidRPr="00A2618C" w:rsidRDefault="00C40046" w:rsidP="00C40046">
      <w:pPr>
        <w:spacing w:line="360" w:lineRule="auto"/>
        <w:jc w:val="left"/>
        <w:rPr>
          <w:rFonts w:ascii="Times New Roman" w:eastAsia="AdvP4D35B8" w:hAnsi="Times New Roman" w:cs="Times New Roman"/>
          <w:b/>
          <w:kern w:val="0"/>
        </w:rPr>
      </w:pPr>
      <w:r w:rsidRPr="00A2618C">
        <w:rPr>
          <w:rFonts w:ascii="Times New Roman" w:eastAsia="AdvP4D35B8" w:hAnsi="Times New Roman" w:cs="Times New Roman"/>
          <w:b/>
          <w:kern w:val="0"/>
        </w:rPr>
        <w:t>Multi-modal features served as biomarkers for classifying participants in spray+ condition from control condition.</w:t>
      </w:r>
    </w:p>
    <w:p w14:paraId="4D7546A4" w14:textId="77777777" w:rsidR="00C40046" w:rsidRPr="00A2618C" w:rsidRDefault="00C40046" w:rsidP="00C40046">
      <w:pPr>
        <w:spacing w:line="360" w:lineRule="auto"/>
        <w:jc w:val="left"/>
        <w:rPr>
          <w:rFonts w:ascii="Times New Roman" w:hAnsi="Times New Roman" w:cs="Times New Roman"/>
          <w:iCs/>
          <w:kern w:val="0"/>
        </w:rPr>
      </w:pPr>
      <w:r w:rsidRPr="00A2618C">
        <w:rPr>
          <w:rFonts w:ascii="Times New Roman" w:hAnsi="Times New Roman" w:cs="Times New Roman"/>
          <w:iCs/>
          <w:kern w:val="0"/>
        </w:rPr>
        <w:t>We conducted classification analysis to examine whether the spontaneous representation, stimuli-based representation of treatment-related information, and the placebo responses</w:t>
      </w:r>
      <w:r>
        <w:rPr>
          <w:rFonts w:ascii="Times New Roman" w:hAnsi="Times New Roman" w:cs="Times New Roman"/>
          <w:iCs/>
          <w:kern w:val="0"/>
        </w:rPr>
        <w:t xml:space="preserve"> on social reward</w:t>
      </w:r>
      <w:r w:rsidRPr="00A2618C">
        <w:rPr>
          <w:rFonts w:ascii="Times New Roman" w:hAnsi="Times New Roman" w:cs="Times New Roman"/>
          <w:iCs/>
          <w:kern w:val="0"/>
        </w:rPr>
        <w:t xml:space="preserve"> would be the critical biomarkers of</w:t>
      </w:r>
      <w:r>
        <w:rPr>
          <w:rFonts w:ascii="Times New Roman" w:hAnsi="Times New Roman" w:cs="Times New Roman"/>
          <w:iCs/>
          <w:kern w:val="0"/>
        </w:rPr>
        <w:t xml:space="preserve"> social</w:t>
      </w:r>
      <w:r w:rsidRPr="00A2618C">
        <w:rPr>
          <w:rFonts w:ascii="Times New Roman" w:hAnsi="Times New Roman" w:cs="Times New Roman"/>
          <w:iCs/>
          <w:kern w:val="0"/>
        </w:rPr>
        <w:t xml:space="preserve"> placebo effect. To avoid potential double dipping (</w:t>
      </w:r>
      <w:r w:rsidRPr="00A2618C">
        <w:rPr>
          <w:rFonts w:ascii="Times New Roman" w:hAnsi="Times New Roman" w:cs="Times New Roman"/>
          <w:iCs/>
          <w:color w:val="5B9BD5" w:themeColor="accent5"/>
          <w:kern w:val="0"/>
        </w:rPr>
        <w:t>Kriegeskorte et al., 2009</w:t>
      </w:r>
      <w:r w:rsidRPr="00A2618C">
        <w:rPr>
          <w:rFonts w:ascii="Times New Roman" w:hAnsi="Times New Roman" w:cs="Times New Roman"/>
          <w:iCs/>
          <w:kern w:val="0"/>
        </w:rPr>
        <w:t xml:space="preserve">), neural data (pattern discrimination and activation) entering the classification analysis were from the well-defined ROIs (i.e., social brain network, vmPFC from neurosynth). We extracted these features from each task and entered as features (all features’ name see </w:t>
      </w:r>
      <w:r w:rsidRPr="00A2618C">
        <w:rPr>
          <w:rFonts w:ascii="Times New Roman" w:hAnsi="Times New Roman" w:cs="Times New Roman"/>
          <w:iCs/>
          <w:color w:val="FF0000"/>
          <w:kern w:val="0"/>
        </w:rPr>
        <w:t>Table S6</w:t>
      </w:r>
      <w:r w:rsidRPr="00A2618C">
        <w:rPr>
          <w:rFonts w:ascii="Times New Roman" w:hAnsi="Times New Roman" w:cs="Times New Roman"/>
          <w:iCs/>
          <w:kern w:val="0"/>
        </w:rPr>
        <w:t>) in the classification analysis using supervised machine learning method, linear support vector machine algorithm (</w:t>
      </w:r>
      <w:r w:rsidRPr="00A2618C">
        <w:rPr>
          <w:rFonts w:ascii="Times New Roman" w:hAnsi="Times New Roman" w:cs="Times New Roman"/>
          <w:iCs/>
          <w:color w:val="5B9BD5" w:themeColor="accent5"/>
          <w:kern w:val="0"/>
        </w:rPr>
        <w:t>http://www.csie.ntu.edu.tw/ ~ cjlin/libsvm/</w:t>
      </w:r>
      <w:r w:rsidRPr="00A2618C">
        <w:rPr>
          <w:rFonts w:ascii="Times New Roman" w:hAnsi="Times New Roman" w:cs="Times New Roman"/>
          <w:iCs/>
          <w:kern w:val="0"/>
        </w:rPr>
        <w:t xml:space="preserve">) with a standard 10-fold cross-validation. </w:t>
      </w:r>
    </w:p>
    <w:p w14:paraId="2723EDED" w14:textId="77777777" w:rsidR="00C40046" w:rsidRPr="00A2618C" w:rsidRDefault="00C40046" w:rsidP="00C40046">
      <w:pPr>
        <w:autoSpaceDE w:val="0"/>
        <w:autoSpaceDN w:val="0"/>
        <w:adjustRightInd w:val="0"/>
        <w:spacing w:line="360" w:lineRule="auto"/>
        <w:jc w:val="left"/>
        <w:rPr>
          <w:rFonts w:ascii="Times New Roman" w:hAnsi="Times New Roman" w:cs="Times New Roman"/>
          <w:iCs/>
          <w:kern w:val="0"/>
        </w:rPr>
      </w:pPr>
      <w:r w:rsidRPr="00A2618C">
        <w:rPr>
          <w:rFonts w:ascii="Times New Roman" w:hAnsi="Times New Roman" w:cs="Times New Roman"/>
          <w:iCs/>
          <w:kern w:val="0"/>
        </w:rPr>
        <w:lastRenderedPageBreak/>
        <w:t>The multi-modal features yield a classification accuracy of 89.47%. This classifier’s sensitivity and specificity to spray+ were 86.21% and 92.86% .The classification results may further confirm that the neural account of placebo effect on social behaviors could be attributed to the enhanced connection strength within social brain network, finer-grained and distinct neural representation for placebo knowledge in vmPFC and increased sensitivity to social reward (</w:t>
      </w:r>
      <w:r w:rsidRPr="00A2618C">
        <w:rPr>
          <w:rFonts w:ascii="Times New Roman" w:hAnsi="Times New Roman" w:cs="Times New Roman"/>
          <w:iCs/>
          <w:color w:val="5B9BD5" w:themeColor="accent5"/>
          <w:kern w:val="0"/>
        </w:rPr>
        <w:t>Figure 5B</w:t>
      </w:r>
      <w:r w:rsidRPr="00A2618C">
        <w:rPr>
          <w:rFonts w:ascii="Times New Roman" w:hAnsi="Times New Roman" w:cs="Times New Roman"/>
          <w:iCs/>
          <w:kern w:val="0"/>
        </w:rPr>
        <w:t>).</w:t>
      </w:r>
    </w:p>
    <w:p w14:paraId="286B699A" w14:textId="77777777" w:rsidR="00C40046" w:rsidRPr="00A2618C" w:rsidRDefault="00C40046" w:rsidP="00C40046">
      <w:pPr>
        <w:spacing w:line="360" w:lineRule="auto"/>
        <w:jc w:val="left"/>
        <w:rPr>
          <w:rFonts w:ascii="Times New Roman" w:hAnsi="Times New Roman" w:cs="Times New Roman"/>
          <w:noProof/>
        </w:rPr>
      </w:pPr>
      <w:r w:rsidRPr="00A2618C">
        <w:rPr>
          <w:rFonts w:ascii="Times New Roman" w:hAnsi="Times New Roman" w:cs="Times New Roman"/>
          <w:noProof/>
        </w:rPr>
        <w:drawing>
          <wp:inline distT="0" distB="0" distL="0" distR="0" wp14:anchorId="1E614A77" wp14:editId="1572719A">
            <wp:extent cx="5274310" cy="1678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78305"/>
                    </a:xfrm>
                    <a:prstGeom prst="rect">
                      <a:avLst/>
                    </a:prstGeom>
                  </pic:spPr>
                </pic:pic>
              </a:graphicData>
            </a:graphic>
          </wp:inline>
        </w:drawing>
      </w:r>
    </w:p>
    <w:p w14:paraId="3BBEFDE1" w14:textId="77777777" w:rsidR="00C40046" w:rsidRPr="00A2618C" w:rsidRDefault="00C40046" w:rsidP="00C40046">
      <w:pPr>
        <w:spacing w:line="360" w:lineRule="auto"/>
        <w:jc w:val="left"/>
        <w:rPr>
          <w:rFonts w:ascii="Times New Roman" w:hAnsi="Times New Roman" w:cs="Times New Roman"/>
          <w:b/>
        </w:rPr>
      </w:pPr>
      <w:r w:rsidRPr="00A2618C">
        <w:rPr>
          <w:rFonts w:ascii="Times New Roman" w:hAnsi="Times New Roman" w:cs="Times New Roman"/>
          <w:b/>
        </w:rPr>
        <w:t>Figure 5. Placebo effectiveness on behavior performance and classification results from multi-modal data.</w:t>
      </w:r>
    </w:p>
    <w:p w14:paraId="291E7EC6" w14:textId="77777777" w:rsidR="00C40046" w:rsidRPr="00A2618C" w:rsidRDefault="00C40046" w:rsidP="00C40046">
      <w:pPr>
        <w:spacing w:line="360" w:lineRule="auto"/>
        <w:jc w:val="left"/>
        <w:rPr>
          <w:rFonts w:ascii="Times New Roman" w:hAnsi="Times New Roman" w:cs="Times New Roman"/>
        </w:rPr>
      </w:pPr>
      <w:r w:rsidRPr="00A2618C">
        <w:rPr>
          <w:rFonts w:ascii="Times New Roman" w:hAnsi="Times New Roman" w:cs="Times New Roman"/>
        </w:rPr>
        <w:t>(A) Placebo effect on social incentive delay task. Spray+ increased the hit rate for seeking social reward avoiding social punishment.</w:t>
      </w:r>
    </w:p>
    <w:p w14:paraId="11F24A33" w14:textId="77777777" w:rsidR="00C40046" w:rsidRPr="00A2618C" w:rsidRDefault="00C40046" w:rsidP="00C40046">
      <w:pPr>
        <w:spacing w:line="360" w:lineRule="auto"/>
        <w:jc w:val="left"/>
        <w:rPr>
          <w:rFonts w:ascii="Times New Roman" w:hAnsi="Times New Roman" w:cs="Times New Roman"/>
        </w:rPr>
      </w:pPr>
      <w:r w:rsidRPr="00A2618C">
        <w:rPr>
          <w:rFonts w:ascii="Times New Roman" w:hAnsi="Times New Roman" w:cs="Times New Roman"/>
        </w:rPr>
        <w:t>(B) Multi-modal data classification results. Support vector machine algorithm with the social brain network properties, neural pattern results in vmPFC from information representation task, and behavioral placebo responses classified spray+ condition from control condition with accuracy of 89.47%. (Error bars represent standard error, p&lt;0.05 *, p &lt; 0.01 **, n.s, not significant).</w:t>
      </w:r>
    </w:p>
    <w:p w14:paraId="171538F5" w14:textId="77777777" w:rsidR="00C40046" w:rsidRPr="000C565A" w:rsidRDefault="00C40046" w:rsidP="00C40046">
      <w:pPr>
        <w:spacing w:line="360" w:lineRule="auto"/>
        <w:jc w:val="left"/>
        <w:rPr>
          <w:rFonts w:ascii="Times New Roman" w:hAnsi="Times New Roman" w:cs="Times New Roman"/>
        </w:rPr>
      </w:pPr>
    </w:p>
    <w:p w14:paraId="7F35202D" w14:textId="77777777" w:rsidR="00C40046" w:rsidRPr="00C40046" w:rsidRDefault="00C40046" w:rsidP="00C40046">
      <w:pPr>
        <w:widowControl/>
        <w:spacing w:line="360" w:lineRule="auto"/>
        <w:jc w:val="center"/>
        <w:rPr>
          <w:rFonts w:ascii="Times New Roman" w:eastAsia="DengXian" w:hAnsi="Times New Roman" w:cs="Times New Roman"/>
          <w:b/>
          <w:sz w:val="28"/>
          <w:szCs w:val="24"/>
          <w:u w:color="000000"/>
        </w:rPr>
      </w:pPr>
      <w:r w:rsidRPr="00C40046">
        <w:rPr>
          <w:rFonts w:ascii="Times New Roman" w:eastAsia="DengXian" w:hAnsi="Times New Roman" w:cs="Times New Roman"/>
          <w:b/>
          <w:sz w:val="28"/>
          <w:szCs w:val="24"/>
          <w:u w:color="000000"/>
        </w:rPr>
        <w:t>Discussion</w:t>
      </w:r>
    </w:p>
    <w:p w14:paraId="34204BF8" w14:textId="77777777" w:rsidR="00C40046" w:rsidRPr="00C40046" w:rsidRDefault="00C40046" w:rsidP="00C40046">
      <w:pPr>
        <w:spacing w:line="360" w:lineRule="auto"/>
        <w:jc w:val="left"/>
        <w:rPr>
          <w:rFonts w:ascii="Times New Roman" w:eastAsia="DengXian" w:hAnsi="Times New Roman" w:cs="DengXian"/>
          <w:sz w:val="24"/>
          <w:szCs w:val="24"/>
          <w:u w:color="000000"/>
        </w:rPr>
      </w:pPr>
    </w:p>
    <w:p w14:paraId="560F390B" w14:textId="77777777" w:rsidR="00C40046" w:rsidRPr="00C40046" w:rsidRDefault="00C40046" w:rsidP="00C40046">
      <w:pPr>
        <w:spacing w:line="360" w:lineRule="auto"/>
        <w:jc w:val="left"/>
        <w:rPr>
          <w:rFonts w:ascii="Times New Roman" w:eastAsia="DengXian" w:hAnsi="Times New Roman" w:cs="DengXian"/>
          <w:color w:val="7030A0"/>
          <w:sz w:val="24"/>
          <w:szCs w:val="24"/>
          <w:u w:color="7030A0"/>
          <w:shd w:val="clear" w:color="auto" w:fill="D8D8D8"/>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para01- results summary, yeah!</w:t>
      </w:r>
    </w:p>
    <w:p w14:paraId="210C2D92"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Times New Roman"/>
          <w:sz w:val="24"/>
          <w:szCs w:val="24"/>
          <w:u w:color="000000"/>
        </w:rPr>
        <w:t>Placebo effect is intriguing therapeutic-like effect which can be induced and modulated by treatment information. The “placebo”, originally, is Latin for “</w:t>
      </w:r>
      <w:r w:rsidRPr="00C40046">
        <w:rPr>
          <w:rFonts w:ascii="Times New Roman" w:eastAsia="DengXian" w:hAnsi="Times New Roman" w:cs="Times New Roman"/>
          <w:i/>
          <w:sz w:val="24"/>
          <w:szCs w:val="24"/>
          <w:u w:color="000000"/>
        </w:rPr>
        <w:t>I shall be pleasing</w:t>
      </w:r>
      <w:r w:rsidRPr="00C40046">
        <w:rPr>
          <w:rFonts w:ascii="Times New Roman" w:eastAsia="DengXian" w:hAnsi="Times New Roman" w:cs="Times New Roman"/>
          <w:sz w:val="24"/>
          <w:szCs w:val="24"/>
          <w:u w:color="000000"/>
        </w:rPr>
        <w:t>”. In current study, the neural representation of treatment information was exactly associated with brain regions (vmPFC, OFC, DLPFC) in which highly related to “</w:t>
      </w:r>
      <w:r w:rsidRPr="00C40046">
        <w:rPr>
          <w:rFonts w:ascii="Times New Roman" w:eastAsia="DengXian" w:hAnsi="Times New Roman" w:cs="Times New Roman"/>
          <w:i/>
          <w:sz w:val="24"/>
          <w:szCs w:val="24"/>
          <w:u w:color="000000"/>
        </w:rPr>
        <w:t>I</w:t>
      </w:r>
      <w:r w:rsidRPr="00C40046">
        <w:rPr>
          <w:rFonts w:ascii="Times New Roman" w:eastAsia="DengXian" w:hAnsi="Times New Roman" w:cs="Times New Roman"/>
          <w:sz w:val="24"/>
          <w:szCs w:val="24"/>
          <w:u w:color="000000"/>
        </w:rPr>
        <w:t>”, as well the treatment-specific brain network to target another key word “</w:t>
      </w:r>
      <w:r w:rsidRPr="00C40046">
        <w:rPr>
          <w:rFonts w:ascii="Times New Roman" w:eastAsia="DengXian" w:hAnsi="Times New Roman" w:cs="Times New Roman"/>
          <w:i/>
          <w:sz w:val="24"/>
          <w:szCs w:val="24"/>
          <w:u w:color="000000"/>
        </w:rPr>
        <w:t>be pleasing</w:t>
      </w:r>
      <w:r w:rsidRPr="00C40046">
        <w:rPr>
          <w:rFonts w:ascii="Times New Roman" w:eastAsia="DengXian" w:hAnsi="Times New Roman" w:cs="Times New Roman"/>
          <w:sz w:val="24"/>
          <w:szCs w:val="24"/>
          <w:u w:color="000000"/>
        </w:rPr>
        <w:t>”. The distinct neural representation of treatment information in future-</w:t>
      </w:r>
      <w:r w:rsidRPr="00C40046">
        <w:rPr>
          <w:rFonts w:ascii="Times New Roman" w:eastAsia="DengXian" w:hAnsi="Times New Roman" w:cs="Times New Roman"/>
          <w:sz w:val="24"/>
          <w:szCs w:val="24"/>
          <w:u w:color="000000"/>
        </w:rPr>
        <w:lastRenderedPageBreak/>
        <w:t xml:space="preserve">oriented, self-related, and treatment-related brain regions served as the important biomarkers for identifying placebo effect. </w:t>
      </w:r>
    </w:p>
    <w:p w14:paraId="6B3CF3F5"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p>
    <w:p w14:paraId="1C67E781" w14:textId="77777777" w:rsidR="00C40046" w:rsidRPr="00C40046" w:rsidRDefault="00C40046" w:rsidP="00C40046">
      <w:pPr>
        <w:spacing w:line="360" w:lineRule="auto"/>
        <w:jc w:val="left"/>
        <w:rPr>
          <w:rFonts w:ascii="Times New Roman" w:eastAsia="DengXian" w:hAnsi="Times New Roman" w:cs="DengXian"/>
          <w:color w:val="7030A0"/>
          <w:sz w:val="24"/>
          <w:szCs w:val="24"/>
          <w:u w:color="7030A0"/>
          <w:shd w:val="clear" w:color="auto" w:fill="D8D8D8"/>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xml:space="preserve">, para02- resting, what does the enhanced MPFC-SFG mean? </w:t>
      </w:r>
    </w:p>
    <w:p w14:paraId="5929101C" w14:textId="77777777" w:rsidR="00C40046" w:rsidRPr="00C40046" w:rsidRDefault="00C40046" w:rsidP="00C40046">
      <w:pPr>
        <w:spacing w:line="360" w:lineRule="auto"/>
        <w:jc w:val="left"/>
        <w:rPr>
          <w:rFonts w:ascii="Times New Roman" w:eastAsia="DengXian" w:hAnsi="Times New Roman" w:cs="Times New Roman"/>
          <w:color w:val="7030A0"/>
          <w:sz w:val="24"/>
          <w:szCs w:val="24"/>
          <w:u w:color="000000"/>
        </w:rPr>
      </w:pPr>
      <w:r w:rsidRPr="00C40046">
        <w:rPr>
          <w:rFonts w:ascii="Times New Roman" w:eastAsia="DengXian" w:hAnsi="Times New Roman" w:cs="Times New Roman"/>
          <w:sz w:val="24"/>
          <w:szCs w:val="24"/>
          <w:u w:color="000000"/>
        </w:rPr>
        <w:t>Interregional communication in resting-state reflected the brain internal representation for recent experiences (</w:t>
      </w:r>
      <w:r w:rsidRPr="00C40046">
        <w:rPr>
          <w:rFonts w:ascii="Times New Roman" w:eastAsia="DengXian" w:hAnsi="Times New Roman" w:cs="Times New Roman"/>
          <w:color w:val="5B9BD5"/>
          <w:sz w:val="24"/>
          <w:szCs w:val="24"/>
          <w:u w:color="5B9BD5"/>
        </w:rPr>
        <w:t>Staresina et al., 2013</w:t>
      </w:r>
      <w:r w:rsidRPr="00C40046">
        <w:rPr>
          <w:rFonts w:ascii="Times New Roman" w:eastAsia="DengXian" w:hAnsi="Times New Roman" w:cs="Times New Roman"/>
          <w:sz w:val="24"/>
          <w:szCs w:val="24"/>
          <w:u w:color="000000"/>
        </w:rPr>
        <w:t>). For example, participants would show stronger</w:t>
      </w:r>
      <w:r w:rsidRPr="00C40046">
        <w:rPr>
          <w:rFonts w:ascii="Times New Roman" w:eastAsia="DengXian" w:hAnsi="Times New Roman" w:cs="Times New Roman"/>
          <w:i/>
          <w:sz w:val="24"/>
          <w:szCs w:val="24"/>
          <w:u w:color="000000"/>
        </w:rPr>
        <w:t xml:space="preserve"> </w:t>
      </w:r>
      <w:r w:rsidRPr="00C40046">
        <w:rPr>
          <w:rFonts w:ascii="Times New Roman" w:eastAsia="DengXian" w:hAnsi="Times New Roman" w:cs="Times New Roman"/>
          <w:i/>
          <w:iCs/>
          <w:sz w:val="24"/>
          <w:szCs w:val="24"/>
          <w:u w:color="000000"/>
        </w:rPr>
        <w:t>fusiform face area-lateral occipital</w:t>
      </w:r>
      <w:r w:rsidRPr="00C40046">
        <w:rPr>
          <w:rFonts w:ascii="Times New Roman" w:eastAsia="DengXian" w:hAnsi="Times New Roman" w:cs="Times New Roman"/>
          <w:i/>
          <w:sz w:val="24"/>
          <w:szCs w:val="24"/>
          <w:u w:color="000000"/>
        </w:rPr>
        <w:t xml:space="preserve"> </w:t>
      </w:r>
      <w:r w:rsidRPr="00C40046">
        <w:rPr>
          <w:rFonts w:ascii="Times New Roman" w:eastAsia="DengXian" w:hAnsi="Times New Roman" w:cs="Times New Roman"/>
          <w:i/>
          <w:iCs/>
          <w:sz w:val="24"/>
          <w:szCs w:val="24"/>
          <w:u w:color="000000"/>
        </w:rPr>
        <w:t>gyrus</w:t>
      </w:r>
      <w:r w:rsidRPr="00C40046">
        <w:rPr>
          <w:rFonts w:ascii="Times New Roman" w:eastAsia="DengXian" w:hAnsi="Times New Roman" w:cs="Times New Roman"/>
          <w:i/>
          <w:sz w:val="24"/>
          <w:szCs w:val="24"/>
          <w:u w:color="000000"/>
        </w:rPr>
        <w:t xml:space="preserve"> </w:t>
      </w:r>
      <w:r w:rsidRPr="00C40046">
        <w:rPr>
          <w:rFonts w:ascii="Times New Roman" w:eastAsia="DengXian" w:hAnsi="Times New Roman" w:cs="Times New Roman"/>
          <w:sz w:val="24"/>
          <w:szCs w:val="24"/>
          <w:u w:color="000000"/>
        </w:rPr>
        <w:t>(FFA-LO) coupling in resting scan after Face-Object encoding compared to baseline resting state (</w:t>
      </w:r>
      <w:r w:rsidRPr="00C40046">
        <w:rPr>
          <w:rFonts w:ascii="Times New Roman" w:eastAsia="DengXian" w:hAnsi="Times New Roman" w:cs="Times New Roman"/>
          <w:color w:val="5B9BD5"/>
          <w:sz w:val="24"/>
          <w:szCs w:val="24"/>
          <w:u w:color="5B9BD5"/>
        </w:rPr>
        <w:t>Tambini et al., 2010</w:t>
      </w:r>
      <w:r w:rsidRPr="00C40046">
        <w:rPr>
          <w:rFonts w:ascii="Times New Roman" w:eastAsia="DengXian" w:hAnsi="Times New Roman" w:cs="Times New Roman"/>
          <w:sz w:val="24"/>
          <w:szCs w:val="24"/>
          <w:u w:color="000000"/>
        </w:rPr>
        <w:t>). Functional coupling between the bilateral motor cortices increased in resting scan following a motor task (</w:t>
      </w:r>
      <w:r w:rsidRPr="00C40046">
        <w:rPr>
          <w:rFonts w:ascii="Times New Roman" w:eastAsia="DengXian" w:hAnsi="Times New Roman" w:cs="Times New Roman"/>
          <w:color w:val="4472C4"/>
          <w:sz w:val="24"/>
          <w:szCs w:val="24"/>
          <w:u w:color="000000"/>
        </w:rPr>
        <w:t>Tung et al., 2013, NI</w:t>
      </w:r>
      <w:r w:rsidRPr="00C40046">
        <w:rPr>
          <w:rFonts w:ascii="Times New Roman" w:eastAsia="DengXian" w:hAnsi="Times New Roman" w:cs="Times New Roman"/>
          <w:sz w:val="24"/>
          <w:szCs w:val="24"/>
          <w:u w:color="000000"/>
        </w:rPr>
        <w:t xml:space="preserve">). </w:t>
      </w:r>
      <w:r w:rsidRPr="00C40046">
        <w:rPr>
          <w:rFonts w:ascii="Times New Roman" w:eastAsia="DengXian" w:hAnsi="Times New Roman" w:cs="Times New Roman"/>
          <w:color w:val="7030A0"/>
          <w:sz w:val="24"/>
          <w:szCs w:val="24"/>
          <w:u w:color="000000"/>
        </w:rPr>
        <w:t xml:space="preserve">(talking about how recent experience would shape the spontaneous brain activity, as the background before introducing results, done) </w:t>
      </w:r>
      <w:r w:rsidRPr="00C40046">
        <w:rPr>
          <w:rFonts w:ascii="Times New Roman" w:eastAsia="DengXian" w:hAnsi="Times New Roman" w:cs="Times New Roman"/>
          <w:sz w:val="24"/>
          <w:szCs w:val="24"/>
          <w:u w:color="000000"/>
        </w:rPr>
        <w:t>In current study, t</w:t>
      </w:r>
      <w:r w:rsidRPr="00C40046">
        <w:rPr>
          <w:rFonts w:ascii="Times New Roman" w:eastAsia="DengXian" w:hAnsi="Times New Roman" w:cs="Times New Roman" w:hint="eastAsia"/>
          <w:sz w:val="24"/>
          <w:szCs w:val="24"/>
          <w:u w:color="000000"/>
        </w:rPr>
        <w:t>he</w:t>
      </w:r>
      <w:r w:rsidRPr="00C40046">
        <w:rPr>
          <w:rFonts w:ascii="Times New Roman" w:eastAsia="DengXian" w:hAnsi="Times New Roman" w:cs="Times New Roman"/>
          <w:sz w:val="24"/>
          <w:szCs w:val="24"/>
          <w:u w:color="000000"/>
        </w:rPr>
        <w:t xml:space="preserve"> spontaneous neural representation for recent experience that receiving treatment to enhance social functioning allowed increased coupling between vmPFC and superior frontal gyrus (SFG), and stronger functional connectivity strength within social brain network. </w:t>
      </w:r>
      <w:r w:rsidRPr="00C40046">
        <w:rPr>
          <w:rFonts w:ascii="Times New Roman" w:eastAsia="DengXian" w:hAnsi="Times New Roman" w:cs="Times New Roman"/>
          <w:color w:val="7030A0"/>
          <w:sz w:val="24"/>
          <w:szCs w:val="24"/>
          <w:u w:color="000000"/>
        </w:rPr>
        <w:t>(summary for resting-state results, done)</w:t>
      </w:r>
      <w:r w:rsidRPr="00C40046">
        <w:rPr>
          <w:rFonts w:ascii="Times New Roman" w:eastAsia="DengXian" w:hAnsi="Times New Roman" w:cs="Times New Roman" w:hint="eastAsia"/>
          <w:color w:val="7030A0"/>
          <w:sz w:val="24"/>
          <w:szCs w:val="24"/>
          <w:u w:color="000000"/>
        </w:rPr>
        <w:t xml:space="preserve"> </w:t>
      </w:r>
      <w:r w:rsidRPr="00C40046">
        <w:rPr>
          <w:rFonts w:ascii="Times New Roman" w:eastAsia="DengXian" w:hAnsi="Times New Roman" w:cs="Times New Roman" w:hint="eastAsia"/>
          <w:sz w:val="24"/>
          <w:szCs w:val="24"/>
          <w:u w:color="000000"/>
        </w:rPr>
        <w:t xml:space="preserve">The functional connectivity between vmPFC and </w:t>
      </w:r>
      <w:r w:rsidRPr="00C40046">
        <w:rPr>
          <w:rFonts w:ascii="Times New Roman" w:eastAsia="DengXian" w:hAnsi="Times New Roman" w:cs="Times New Roman"/>
          <w:sz w:val="24"/>
          <w:szCs w:val="24"/>
          <w:u w:color="000000"/>
        </w:rPr>
        <w:t>superior frontal gyrus had been found to be related to goal-directed behaviors (</w:t>
      </w:r>
      <w:r w:rsidRPr="00C40046">
        <w:rPr>
          <w:rFonts w:ascii="Times New Roman" w:eastAsia="DengXian" w:hAnsi="Times New Roman" w:cs="Times New Roman"/>
          <w:color w:val="4472C4"/>
          <w:sz w:val="24"/>
          <w:szCs w:val="24"/>
          <w:u w:color="000000"/>
        </w:rPr>
        <w:t>Chase and Phillips, 2015</w:t>
      </w:r>
      <w:r w:rsidRPr="00C40046">
        <w:rPr>
          <w:rFonts w:ascii="Times New Roman" w:eastAsia="DengXian" w:hAnsi="Times New Roman" w:cs="Times New Roman"/>
          <w:sz w:val="24"/>
          <w:szCs w:val="24"/>
          <w:u w:color="000000"/>
        </w:rPr>
        <w:t>), and the decoupling of these two brain regions indicated the social deficits in bipolar disorders (</w:t>
      </w:r>
      <w:r w:rsidRPr="00C40046">
        <w:rPr>
          <w:rFonts w:ascii="Times New Roman" w:eastAsia="DengXian" w:hAnsi="Times New Roman" w:cs="Times New Roman"/>
          <w:color w:val="4472C4"/>
          <w:sz w:val="24"/>
          <w:szCs w:val="24"/>
          <w:u w:color="000000"/>
        </w:rPr>
        <w:t>Marchand et al., 2014</w:t>
      </w:r>
      <w:r w:rsidRPr="00C40046">
        <w:rPr>
          <w:rFonts w:ascii="Times New Roman" w:eastAsia="DengXian" w:hAnsi="Times New Roman" w:cs="Times New Roman"/>
          <w:sz w:val="24"/>
          <w:szCs w:val="24"/>
          <w:u w:color="000000"/>
        </w:rPr>
        <w:t>). Moreover, the vmPFC was located in anterior default mode network (</w:t>
      </w:r>
      <w:r w:rsidRPr="00C40046">
        <w:rPr>
          <w:rFonts w:ascii="Times New Roman" w:eastAsia="DengXian" w:hAnsi="Times New Roman" w:cs="Times New Roman"/>
          <w:color w:val="4472C4"/>
          <w:sz w:val="24"/>
          <w:szCs w:val="24"/>
          <w:u w:color="000000"/>
        </w:rPr>
        <w:t>Damoiseaux et al., 2008, CC</w:t>
      </w:r>
      <w:r w:rsidRPr="00C40046">
        <w:rPr>
          <w:rFonts w:ascii="Times New Roman" w:eastAsia="DengXian" w:hAnsi="Times New Roman" w:cs="Times New Roman"/>
          <w:sz w:val="24"/>
          <w:szCs w:val="24"/>
          <w:u w:color="000000"/>
        </w:rPr>
        <w:t>) which were frequently activated in reflecting present self, while the superior frontal gyrus was the important component of posterior default mode network which had been identified when people were thinking about future self (</w:t>
      </w:r>
      <w:r w:rsidRPr="00C40046">
        <w:rPr>
          <w:rFonts w:ascii="Times New Roman" w:eastAsia="DengXian" w:hAnsi="Times New Roman" w:cs="Times New Roman"/>
          <w:color w:val="4472C4"/>
          <w:sz w:val="24"/>
          <w:szCs w:val="24"/>
          <w:u w:color="000000"/>
        </w:rPr>
        <w:t>D’Argembeau et al., 2010, SN</w:t>
      </w:r>
      <w:r w:rsidRPr="00C40046">
        <w:rPr>
          <w:rFonts w:ascii="Times New Roman" w:eastAsia="DengXian" w:hAnsi="Times New Roman" w:cs="Times New Roman"/>
          <w:sz w:val="24"/>
          <w:szCs w:val="24"/>
          <w:u w:color="000000"/>
        </w:rPr>
        <w:t>)</w:t>
      </w:r>
      <w:r w:rsidRPr="00C40046">
        <w:rPr>
          <w:rFonts w:ascii="Times New Roman" w:eastAsia="DengXian" w:hAnsi="Times New Roman" w:cs="Times New Roman" w:hint="eastAsia"/>
          <w:sz w:val="24"/>
          <w:szCs w:val="24"/>
          <w:u w:color="000000"/>
        </w:rPr>
        <w:t>.</w:t>
      </w:r>
      <w:r w:rsidRPr="00C40046">
        <w:rPr>
          <w:rFonts w:ascii="Times New Roman" w:eastAsia="DengXian" w:hAnsi="Times New Roman" w:cs="Times New Roman"/>
          <w:color w:val="7030A0"/>
          <w:sz w:val="24"/>
          <w:szCs w:val="24"/>
          <w:u w:color="000000"/>
        </w:rPr>
        <w:t xml:space="preserve"> (details for explaining the FC between vmPFC and SFG, done) </w:t>
      </w:r>
      <w:r w:rsidRPr="00C40046">
        <w:rPr>
          <w:rFonts w:ascii="Times New Roman" w:eastAsia="DengXian" w:hAnsi="Times New Roman" w:cs="Times New Roman"/>
          <w:sz w:val="24"/>
          <w:szCs w:val="24"/>
          <w:u w:color="000000"/>
        </w:rPr>
        <w:t xml:space="preserve">The enhanced functional coupling between vmPFC and SFG may suggest the potential psychological process that projecting current self into future social context </w:t>
      </w:r>
      <w:r w:rsidRPr="00C40046">
        <w:rPr>
          <w:rFonts w:ascii="Times New Roman" w:eastAsia="DengXian" w:hAnsi="Times New Roman" w:cs="Times New Roman"/>
          <w:color w:val="7030A0"/>
          <w:sz w:val="24"/>
          <w:szCs w:val="24"/>
          <w:u w:color="000000"/>
        </w:rPr>
        <w:t>(results implication#1, done)</w:t>
      </w:r>
    </w:p>
    <w:p w14:paraId="175BF09E"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p>
    <w:p w14:paraId="3D2AAD33" w14:textId="77777777" w:rsidR="00C40046" w:rsidRPr="00C40046" w:rsidRDefault="00C40046" w:rsidP="00C40046">
      <w:pPr>
        <w:spacing w:line="360" w:lineRule="auto"/>
        <w:jc w:val="left"/>
        <w:rPr>
          <w:rFonts w:ascii="Times New Roman" w:eastAsia="DengXian" w:hAnsi="Times New Roman" w:cs="DengXian"/>
          <w:color w:val="7030A0"/>
          <w:sz w:val="24"/>
          <w:szCs w:val="24"/>
          <w:u w:color="7030A0"/>
          <w:shd w:val="clear" w:color="auto" w:fill="D8D8D8"/>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xml:space="preserve">, para03- resting, what does the strengthened SBN mean? </w:t>
      </w:r>
    </w:p>
    <w:p w14:paraId="2943422A"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Times New Roman"/>
          <w:sz w:val="24"/>
          <w:szCs w:val="24"/>
          <w:u w:color="000000"/>
        </w:rPr>
        <w:t>The social brain network can be an overarching framework to understand the social cognition and capacities (</w:t>
      </w:r>
      <w:r w:rsidRPr="00C40046">
        <w:rPr>
          <w:rFonts w:ascii="Times New Roman" w:eastAsia="DengXian" w:hAnsi="Times New Roman" w:cs="Times New Roman"/>
          <w:color w:val="5B9BD5"/>
          <w:sz w:val="24"/>
          <w:szCs w:val="24"/>
          <w:u w:color="5B9BD5"/>
        </w:rPr>
        <w:t>Alcalá-López et al., 2018</w:t>
      </w:r>
      <w:r w:rsidRPr="00C40046">
        <w:rPr>
          <w:rFonts w:ascii="Times New Roman" w:eastAsia="DengXian" w:hAnsi="Times New Roman" w:cs="Times New Roman"/>
          <w:sz w:val="24"/>
          <w:szCs w:val="24"/>
          <w:u w:color="000000"/>
        </w:rPr>
        <w:t xml:space="preserve">). Brain regions within the social </w:t>
      </w:r>
      <w:r w:rsidRPr="00C40046">
        <w:rPr>
          <w:rFonts w:ascii="Times New Roman" w:eastAsia="DengXian" w:hAnsi="Times New Roman" w:cs="Times New Roman"/>
          <w:sz w:val="24"/>
          <w:szCs w:val="24"/>
          <w:u w:color="000000"/>
        </w:rPr>
        <w:lastRenderedPageBreak/>
        <w:t>brain network have consistent neural activity increases during social cognitive process, such as social evaluation (</w:t>
      </w:r>
      <w:r w:rsidRPr="00C40046">
        <w:rPr>
          <w:rFonts w:ascii="Times New Roman" w:eastAsia="DengXian" w:hAnsi="Times New Roman" w:cs="Times New Roman"/>
          <w:color w:val="5B9BD5"/>
          <w:sz w:val="24"/>
          <w:szCs w:val="24"/>
          <w:u w:color="5B9BD5"/>
        </w:rPr>
        <w:t>McCormick et al., 2018</w:t>
      </w:r>
      <w:r w:rsidRPr="00C40046">
        <w:rPr>
          <w:rFonts w:ascii="Times New Roman" w:eastAsia="DengXian" w:hAnsi="Times New Roman" w:cs="Times New Roman"/>
          <w:sz w:val="24"/>
          <w:szCs w:val="24"/>
          <w:u w:color="000000"/>
        </w:rPr>
        <w:t>) and social interaction (</w:t>
      </w:r>
      <w:r w:rsidRPr="00C40046">
        <w:rPr>
          <w:rFonts w:ascii="Times New Roman" w:eastAsia="DengXian" w:hAnsi="Times New Roman" w:cs="Times New Roman"/>
          <w:color w:val="5B9BD5"/>
          <w:sz w:val="24"/>
          <w:szCs w:val="24"/>
          <w:u w:color="5B9BD5"/>
        </w:rPr>
        <w:t>Schmälzle et al., 2017</w:t>
      </w:r>
      <w:r w:rsidRPr="00C40046">
        <w:rPr>
          <w:rFonts w:ascii="Times New Roman" w:eastAsia="DengXian" w:hAnsi="Times New Roman" w:cs="Times New Roman"/>
          <w:sz w:val="24"/>
          <w:szCs w:val="24"/>
          <w:u w:color="000000"/>
        </w:rPr>
        <w:t>). The social brain network was crucial for social functioning and social well-being. Impaired activation or functional connectivity within social brain network has been identified to be correlated with disrupted social functioning in frontotemporal dementias (</w:t>
      </w:r>
      <w:r w:rsidRPr="00C40046">
        <w:rPr>
          <w:rFonts w:ascii="Times New Roman" w:eastAsia="DengXian" w:hAnsi="Times New Roman" w:cs="Times New Roman"/>
          <w:color w:val="5B9BD5"/>
          <w:sz w:val="24"/>
          <w:szCs w:val="24"/>
          <w:u w:color="5B9BD5"/>
        </w:rPr>
        <w:t>Marshall et al., 2019</w:t>
      </w:r>
      <w:r w:rsidRPr="00C40046">
        <w:rPr>
          <w:rFonts w:ascii="Times New Roman" w:eastAsia="DengXian" w:hAnsi="Times New Roman" w:cs="Times New Roman"/>
          <w:sz w:val="24"/>
          <w:szCs w:val="24"/>
          <w:u w:color="000000"/>
        </w:rPr>
        <w:t xml:space="preserve">) and autism spectrum disorder (ASD; </w:t>
      </w:r>
      <w:r w:rsidRPr="00C40046">
        <w:rPr>
          <w:rFonts w:ascii="Times New Roman" w:eastAsia="DengXian" w:hAnsi="Times New Roman" w:cs="Times New Roman"/>
          <w:color w:val="5B9BD5"/>
          <w:sz w:val="24"/>
          <w:szCs w:val="24"/>
          <w:u w:color="5B9BD5"/>
        </w:rPr>
        <w:t>Anteraper et al., 2019</w:t>
      </w:r>
      <w:r w:rsidRPr="00C40046">
        <w:rPr>
          <w:rFonts w:ascii="Times New Roman" w:eastAsia="DengXian" w:hAnsi="Times New Roman" w:cs="Times New Roman"/>
          <w:sz w:val="24"/>
          <w:szCs w:val="24"/>
          <w:u w:color="000000"/>
        </w:rPr>
        <w:t>). Dysmaturation of the social brain network has been found in newborns with family history of autism spectrum disorder (</w:t>
      </w:r>
      <w:r w:rsidRPr="00C40046">
        <w:rPr>
          <w:rFonts w:ascii="Times New Roman" w:eastAsia="DengXian" w:hAnsi="Times New Roman" w:cs="Times New Roman"/>
          <w:color w:val="5B9BD5"/>
          <w:sz w:val="24"/>
          <w:szCs w:val="24"/>
          <w:u w:color="5B9BD5"/>
        </w:rPr>
        <w:t>Ciarrusta et al., 2019</w:t>
      </w:r>
      <w:r w:rsidRPr="00C40046">
        <w:rPr>
          <w:rFonts w:ascii="Times New Roman" w:eastAsia="DengXian" w:hAnsi="Times New Roman" w:cs="Times New Roman"/>
          <w:sz w:val="24"/>
          <w:szCs w:val="24"/>
          <w:u w:color="000000"/>
        </w:rPr>
        <w:t xml:space="preserve">). </w:t>
      </w:r>
      <w:r w:rsidRPr="00C40046">
        <w:rPr>
          <w:rFonts w:ascii="Times New Roman" w:eastAsia="DengXian" w:hAnsi="Times New Roman" w:cs="Times New Roman"/>
          <w:color w:val="7030A0"/>
          <w:sz w:val="24"/>
          <w:szCs w:val="24"/>
          <w:u w:color="000000"/>
        </w:rPr>
        <w:t>(details for introducing social brain network, done)</w:t>
      </w:r>
      <w:r w:rsidRPr="00C40046">
        <w:rPr>
          <w:rFonts w:ascii="Times New Roman" w:eastAsia="DengXian" w:hAnsi="Times New Roman" w:cs="Times New Roman" w:hint="eastAsia"/>
          <w:color w:val="7030A0"/>
          <w:sz w:val="24"/>
          <w:szCs w:val="24"/>
          <w:u w:color="000000"/>
        </w:rPr>
        <w:t xml:space="preserve"> </w:t>
      </w:r>
      <w:r w:rsidRPr="00C40046">
        <w:rPr>
          <w:rFonts w:ascii="Times New Roman" w:eastAsia="DengXian" w:hAnsi="Times New Roman" w:cs="Times New Roman"/>
          <w:sz w:val="24"/>
          <w:szCs w:val="24"/>
          <w:u w:color="000000"/>
        </w:rPr>
        <w:t>We identified that the internal representation for believed treatment information had increased the functional coupling strength within social brain network, more specifically, we found the main connected hub--right NAc, showed stronger connection with brain regions within mentalizing network (i.e., PCC, Precuneus, left TPJ) after receiving placebo manipulation. Both the reward circuitry and mentalizing network had been found as the two key determinants underlying social bonding behaviors (</w:t>
      </w:r>
      <w:r w:rsidRPr="00C40046">
        <w:rPr>
          <w:rFonts w:ascii="Times New Roman" w:eastAsia="DengXian" w:hAnsi="Times New Roman" w:cs="Times New Roman"/>
          <w:color w:val="5B9BD5"/>
          <w:sz w:val="24"/>
          <w:szCs w:val="24"/>
          <w:u w:color="5B9BD5"/>
        </w:rPr>
        <w:t>Atzil et al., 2017</w:t>
      </w:r>
      <w:r w:rsidRPr="00C40046">
        <w:rPr>
          <w:rFonts w:ascii="Times New Roman" w:eastAsia="DengXian" w:hAnsi="Times New Roman" w:cs="Times New Roman"/>
          <w:sz w:val="24"/>
          <w:szCs w:val="24"/>
          <w:u w:color="000000"/>
        </w:rPr>
        <w:t>). These evidence may suggest that participants in resting scan were not passively taking rest, but possibly showed active cognitive process such as simulating future episodes, forming</w:t>
      </w:r>
      <w:r w:rsidRPr="00C40046">
        <w:rPr>
          <w:rFonts w:ascii="Times New Roman" w:eastAsia="DengXian" w:hAnsi="Times New Roman" w:cs="Times New Roman" w:hint="eastAsia"/>
          <w:sz w:val="24"/>
          <w:szCs w:val="24"/>
          <w:u w:color="000000"/>
        </w:rPr>
        <w:t xml:space="preserve"> </w:t>
      </w:r>
      <w:r w:rsidRPr="00C40046">
        <w:rPr>
          <w:rFonts w:ascii="Times New Roman" w:eastAsia="DengXian" w:hAnsi="Times New Roman" w:cs="Times New Roman"/>
          <w:sz w:val="24"/>
          <w:szCs w:val="24"/>
          <w:u w:color="000000"/>
        </w:rPr>
        <w:t xml:space="preserve">the motivation to represent others’ minds to prepare for future social behaviors </w:t>
      </w:r>
      <w:r w:rsidRPr="00C40046">
        <w:rPr>
          <w:rFonts w:ascii="Times New Roman" w:eastAsia="DengXian" w:hAnsi="Times New Roman" w:cs="Times New Roman"/>
          <w:color w:val="7030A0"/>
          <w:sz w:val="24"/>
          <w:szCs w:val="24"/>
          <w:u w:color="000000"/>
        </w:rPr>
        <w:t>(results implication#2, done)</w:t>
      </w:r>
      <w:r w:rsidRPr="00C40046">
        <w:rPr>
          <w:rFonts w:ascii="Times New Roman" w:eastAsia="DengXian" w:hAnsi="Times New Roman" w:cs="Times New Roman"/>
          <w:sz w:val="24"/>
          <w:szCs w:val="24"/>
          <w:u w:color="000000"/>
        </w:rPr>
        <w:t>.</w:t>
      </w:r>
    </w:p>
    <w:p w14:paraId="144E076C" w14:textId="77777777" w:rsidR="00C40046" w:rsidRPr="00C40046" w:rsidRDefault="00C40046" w:rsidP="00C40046">
      <w:pPr>
        <w:spacing w:line="360" w:lineRule="auto"/>
        <w:jc w:val="left"/>
        <w:rPr>
          <w:rFonts w:ascii="Times New Roman" w:eastAsia="DengXian" w:hAnsi="Times New Roman" w:cs="DengXian"/>
          <w:color w:val="7030A0"/>
          <w:sz w:val="24"/>
          <w:szCs w:val="24"/>
          <w:u w:color="7030A0"/>
          <w:shd w:val="clear" w:color="auto" w:fill="D8D8D8"/>
        </w:rPr>
      </w:pPr>
    </w:p>
    <w:p w14:paraId="107F7CA0"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xml:space="preserve">, para04- Why is the vmPFC to encode treatment information? </w:t>
      </w:r>
    </w:p>
    <w:p w14:paraId="05DCB70F"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Times New Roman"/>
          <w:sz w:val="24"/>
          <w:szCs w:val="24"/>
          <w:u w:color="000000"/>
        </w:rPr>
        <w:t>In the information representation task, concrete treatment information was mainly found to be encoded in vmPFC, in unique and fine-grained way. Moreover, the elaborated neural representation for treatment information in vmPFC and other prefrontal brain regions was tightly associated with the self-related psychological process. And the encoding and representation pattern was also common for all participants who received the “active” treatment.</w:t>
      </w:r>
      <w:r w:rsidRPr="00C40046">
        <w:rPr>
          <w:rFonts w:ascii="Times New Roman" w:eastAsia="DengXian" w:hAnsi="Times New Roman" w:cs="Times New Roman" w:hint="eastAsia"/>
          <w:sz w:val="24"/>
          <w:szCs w:val="24"/>
          <w:u w:color="000000"/>
        </w:rPr>
        <w:t xml:space="preserve"> </w:t>
      </w:r>
      <w:r w:rsidRPr="00C40046">
        <w:rPr>
          <w:rFonts w:ascii="Times New Roman" w:eastAsia="DengXian" w:hAnsi="Times New Roman" w:cs="Times New Roman"/>
          <w:color w:val="7030A0"/>
          <w:sz w:val="24"/>
          <w:szCs w:val="24"/>
          <w:u w:color="000000"/>
        </w:rPr>
        <w:t>(results summary, done)</w:t>
      </w:r>
      <w:r w:rsidRPr="00C40046">
        <w:rPr>
          <w:rFonts w:ascii="Times New Roman" w:eastAsia="DengXian" w:hAnsi="Times New Roman" w:cs="Times New Roman" w:hint="eastAsia"/>
          <w:sz w:val="24"/>
          <w:szCs w:val="24"/>
          <w:u w:color="000000"/>
        </w:rPr>
        <w:t xml:space="preserve"> </w:t>
      </w:r>
      <w:r w:rsidRPr="00C40046">
        <w:rPr>
          <w:rFonts w:ascii="Times New Roman" w:eastAsia="DengXian" w:hAnsi="Times New Roman" w:cs="Times New Roman"/>
          <w:sz w:val="24"/>
          <w:szCs w:val="24"/>
          <w:u w:color="000000"/>
        </w:rPr>
        <w:t>The vmPFC is implicated in self-representation (</w:t>
      </w:r>
      <w:r w:rsidRPr="00C40046">
        <w:rPr>
          <w:rFonts w:ascii="Times New Roman" w:eastAsia="DengXian" w:hAnsi="Times New Roman" w:cs="Times New Roman"/>
          <w:color w:val="5B9BD5"/>
          <w:sz w:val="24"/>
          <w:szCs w:val="24"/>
          <w:u w:color="5B9BD5"/>
        </w:rPr>
        <w:t>Kelly et al., 2001; Sui et al., 2012</w:t>
      </w:r>
      <w:r w:rsidRPr="00C40046">
        <w:rPr>
          <w:rFonts w:ascii="Times New Roman" w:eastAsia="DengXian" w:hAnsi="Times New Roman" w:cs="Times New Roman"/>
          <w:sz w:val="24"/>
          <w:szCs w:val="24"/>
          <w:u w:color="000000"/>
        </w:rPr>
        <w:t xml:space="preserve">), self-projection (i.e., imaging and projecting self into future scenarios; </w:t>
      </w:r>
      <w:r w:rsidRPr="00C40046">
        <w:rPr>
          <w:rFonts w:ascii="Times New Roman" w:eastAsia="DengXian" w:hAnsi="Times New Roman" w:cs="Times New Roman"/>
          <w:color w:val="5B9BD5"/>
          <w:sz w:val="24"/>
          <w:szCs w:val="24"/>
          <w:u w:color="5B9BD5"/>
        </w:rPr>
        <w:t>Buckner and Carroll, 2006</w:t>
      </w:r>
      <w:r w:rsidRPr="00C40046">
        <w:rPr>
          <w:rFonts w:ascii="Times New Roman" w:eastAsia="DengXian" w:hAnsi="Times New Roman" w:cs="Times New Roman"/>
          <w:sz w:val="24"/>
          <w:szCs w:val="24"/>
          <w:u w:color="000000"/>
        </w:rPr>
        <w:t xml:space="preserve">) and tracking the value of outcomes after integrating information about long-term </w:t>
      </w:r>
      <w:r w:rsidRPr="00C40046">
        <w:rPr>
          <w:rFonts w:ascii="Times New Roman" w:eastAsia="DengXian" w:hAnsi="Times New Roman" w:cs="Times New Roman"/>
          <w:sz w:val="24"/>
          <w:szCs w:val="24"/>
          <w:u w:color="000000"/>
        </w:rPr>
        <w:lastRenderedPageBreak/>
        <w:t>goals (e.g., health value) (</w:t>
      </w:r>
      <w:r w:rsidRPr="00C40046">
        <w:rPr>
          <w:rFonts w:ascii="Times New Roman" w:eastAsia="DengXian" w:hAnsi="Times New Roman" w:cs="Times New Roman"/>
          <w:color w:val="5B9BD5"/>
          <w:sz w:val="24"/>
          <w:szCs w:val="24"/>
          <w:u w:color="5B9BD5"/>
        </w:rPr>
        <w:t>Hare et al., 2009, science</w:t>
      </w:r>
      <w:r w:rsidRPr="00C40046">
        <w:rPr>
          <w:rFonts w:ascii="Times New Roman" w:eastAsia="DengXian" w:hAnsi="Times New Roman" w:cs="Times New Roman"/>
          <w:sz w:val="24"/>
          <w:szCs w:val="24"/>
          <w:u w:color="000000"/>
        </w:rPr>
        <w:t>). Mor</w:t>
      </w:r>
      <w:r w:rsidRPr="00C40046">
        <w:rPr>
          <w:rFonts w:ascii="Times New Roman" w:eastAsia="DengXian" w:hAnsi="Times New Roman" w:cs="Times New Roman" w:hint="eastAsia"/>
          <w:sz w:val="24"/>
          <w:szCs w:val="24"/>
          <w:u w:color="000000"/>
        </w:rPr>
        <w:t>e</w:t>
      </w:r>
      <w:r w:rsidRPr="00C40046">
        <w:rPr>
          <w:rFonts w:ascii="Times New Roman" w:eastAsia="DengXian" w:hAnsi="Times New Roman" w:cs="Times New Roman"/>
          <w:sz w:val="24"/>
          <w:szCs w:val="24"/>
          <w:u w:color="000000"/>
        </w:rPr>
        <w:t>over, studies of placebo analgesia reveal reliable activation increases in the vmPFC (</w:t>
      </w:r>
      <w:r w:rsidRPr="00C40046">
        <w:rPr>
          <w:rFonts w:ascii="Times New Roman" w:eastAsia="DengXian" w:hAnsi="Times New Roman" w:cs="Times New Roman"/>
          <w:color w:val="4472C4"/>
          <w:sz w:val="24"/>
          <w:szCs w:val="24"/>
          <w:u w:color="000000"/>
        </w:rPr>
        <w:t>Geuter et al., 2017</w:t>
      </w:r>
      <w:r w:rsidRPr="00C40046">
        <w:rPr>
          <w:rFonts w:ascii="Times New Roman" w:eastAsia="DengXian" w:hAnsi="Times New Roman" w:cs="Times New Roman"/>
          <w:sz w:val="24"/>
          <w:szCs w:val="24"/>
          <w:u w:color="000000"/>
        </w:rPr>
        <w:t>), and the vmPFC activity was correlated with the strength of expectations of analgesia (</w:t>
      </w:r>
      <w:r w:rsidRPr="00C40046">
        <w:rPr>
          <w:rFonts w:ascii="Times New Roman" w:eastAsia="DengXian" w:hAnsi="Times New Roman" w:cs="Times New Roman"/>
          <w:color w:val="4472C4"/>
          <w:sz w:val="24"/>
          <w:szCs w:val="24"/>
          <w:u w:color="000000"/>
        </w:rPr>
        <w:t>Wager et al., 2011</w:t>
      </w:r>
      <w:r w:rsidRPr="00C40046">
        <w:rPr>
          <w:rFonts w:ascii="Times New Roman" w:eastAsia="DengXian" w:hAnsi="Times New Roman" w:cs="Times New Roman"/>
          <w:sz w:val="24"/>
          <w:szCs w:val="24"/>
          <w:u w:color="000000"/>
        </w:rPr>
        <w:t>).</w:t>
      </w:r>
      <w:r w:rsidRPr="00C40046">
        <w:rPr>
          <w:rFonts w:ascii="Times New Roman" w:eastAsia="DengXian" w:hAnsi="Times New Roman" w:cs="Times New Roman" w:hint="eastAsia"/>
          <w:sz w:val="24"/>
          <w:szCs w:val="24"/>
          <w:u w:color="000000"/>
        </w:rPr>
        <w:t xml:space="preserve"> </w:t>
      </w:r>
      <w:r w:rsidRPr="00C40046">
        <w:rPr>
          <w:rFonts w:ascii="Times New Roman" w:eastAsia="DengXian" w:hAnsi="Times New Roman" w:cs="Times New Roman"/>
          <w:sz w:val="24"/>
          <w:szCs w:val="24"/>
          <w:u w:color="000000"/>
        </w:rPr>
        <w:t>Together, the vmPFC is more likely to involve in making meaning for personal well-being and future prospects, which would further drive psychological and physiological affective responses (</w:t>
      </w:r>
      <w:r w:rsidRPr="00C40046">
        <w:rPr>
          <w:rFonts w:ascii="Times New Roman" w:eastAsia="DengXian" w:hAnsi="Times New Roman" w:cs="Times New Roman"/>
          <w:color w:val="5B9BD5"/>
          <w:sz w:val="24"/>
          <w:szCs w:val="24"/>
          <w:u w:color="5B9BD5"/>
        </w:rPr>
        <w:t>Roy et al., 2012</w:t>
      </w:r>
      <w:r w:rsidRPr="00C40046">
        <w:rPr>
          <w:rFonts w:ascii="Times New Roman" w:eastAsia="DengXian" w:hAnsi="Times New Roman" w:cs="Times New Roman"/>
          <w:sz w:val="24"/>
          <w:szCs w:val="24"/>
          <w:u w:color="000000"/>
        </w:rPr>
        <w:t xml:space="preserve">). </w:t>
      </w:r>
      <w:r w:rsidRPr="00C40046">
        <w:rPr>
          <w:rFonts w:ascii="Times New Roman" w:eastAsia="DengXian" w:hAnsi="Times New Roman" w:cs="Times New Roman"/>
          <w:color w:val="7030A0"/>
          <w:sz w:val="24"/>
          <w:szCs w:val="24"/>
          <w:u w:color="000000"/>
        </w:rPr>
        <w:t>(introduce vmPFC’s function which was highly related current findings, done)</w:t>
      </w:r>
      <w:r w:rsidRPr="00C40046">
        <w:rPr>
          <w:rFonts w:ascii="Times New Roman" w:eastAsia="DengXian" w:hAnsi="Times New Roman" w:cs="Times New Roman" w:hint="eastAsia"/>
          <w:sz w:val="24"/>
          <w:szCs w:val="24"/>
          <w:u w:color="000000"/>
        </w:rPr>
        <w:t xml:space="preserve"> </w:t>
      </w:r>
      <w:r w:rsidRPr="00C40046">
        <w:rPr>
          <w:rFonts w:ascii="Times New Roman" w:eastAsia="DengXian" w:hAnsi="Times New Roman" w:cs="Times New Roman"/>
          <w:sz w:val="24"/>
          <w:szCs w:val="24"/>
          <w:u w:color="000000"/>
        </w:rPr>
        <w:t>We found that the vmPFC was crucial for treatment concepts encoding may suggest that participants who received believed active treatment may evaluate the treatment as beneficial, valuable thing for themselves, and integrate the treatment information for imaging future health beneficial situations to guide posterior behaviors.</w:t>
      </w:r>
      <w:r w:rsidRPr="00C40046">
        <w:rPr>
          <w:rFonts w:ascii="Times New Roman" w:eastAsia="DengXian" w:hAnsi="Times New Roman" w:cs="Times New Roman"/>
          <w:color w:val="7030A0"/>
          <w:sz w:val="24"/>
          <w:szCs w:val="24"/>
          <w:u w:color="000000"/>
        </w:rPr>
        <w:t xml:space="preserve"> (implication#1 for PE process, done)</w:t>
      </w:r>
      <w:r w:rsidRPr="00C40046">
        <w:rPr>
          <w:rFonts w:ascii="Times New Roman" w:eastAsia="DengXian" w:hAnsi="Times New Roman" w:cs="Times New Roman"/>
          <w:sz w:val="24"/>
          <w:szCs w:val="24"/>
          <w:u w:color="000000"/>
        </w:rPr>
        <w:t xml:space="preserve"> </w:t>
      </w:r>
    </w:p>
    <w:p w14:paraId="7F675F03"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p>
    <w:p w14:paraId="3BB4E882"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xml:space="preserve">, para05- vmPFC, what does elaborated neural representation mean? </w:t>
      </w:r>
    </w:p>
    <w:p w14:paraId="264884CA"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Times New Roman"/>
          <w:sz w:val="24"/>
          <w:szCs w:val="24"/>
          <w:u w:color="000000"/>
        </w:rPr>
        <w:t xml:space="preserve">The representational similarity analysis showed that in spray+ condition, the boundary between treatment-related information and treatment-irrelevant information in vmPFC was more clear both in category-level and item-level, and the spray+ condition allowed more elaborated neural representation pattern for all treatment-related items (i.e., all oxytocin-related information) </w:t>
      </w:r>
      <w:r w:rsidRPr="00C40046">
        <w:rPr>
          <w:rFonts w:ascii="Times New Roman" w:eastAsia="DengXian" w:hAnsi="Times New Roman" w:cs="Times New Roman"/>
          <w:color w:val="7030A0"/>
          <w:sz w:val="24"/>
          <w:szCs w:val="24"/>
          <w:u w:color="000000"/>
        </w:rPr>
        <w:t>(more specific RSA results summary, done)</w:t>
      </w:r>
      <w:r w:rsidRPr="00C40046">
        <w:rPr>
          <w:rFonts w:ascii="Times" w:eastAsia="DengXian" w:hAnsi="Times" w:cs="DengXian"/>
          <w:sz w:val="24"/>
          <w:szCs w:val="24"/>
          <w:u w:color="000000"/>
        </w:rPr>
        <w:t xml:space="preserve"> Generally, t</w:t>
      </w:r>
      <w:r w:rsidRPr="00C40046">
        <w:rPr>
          <w:rFonts w:ascii="Times New Roman" w:eastAsia="DengXian" w:hAnsi="Times New Roman" w:cs="Times New Roman"/>
          <w:sz w:val="24"/>
          <w:szCs w:val="24"/>
          <w:u w:color="000000"/>
        </w:rPr>
        <w:t>here have been some studies (</w:t>
      </w:r>
      <w:r w:rsidRPr="00C40046">
        <w:rPr>
          <w:rFonts w:ascii="Times New Roman" w:eastAsia="DengXian" w:hAnsi="Times New Roman" w:cs="Times New Roman"/>
          <w:color w:val="5B9BD5"/>
          <w:sz w:val="24"/>
          <w:szCs w:val="24"/>
          <w:u w:color="5B9BD5"/>
        </w:rPr>
        <w:t>Stolier and Freeman, 2016; Feng et al., 2018; Freeman et al., 2018</w:t>
      </w:r>
      <w:r w:rsidRPr="00C40046">
        <w:rPr>
          <w:rFonts w:ascii="Times New Roman" w:eastAsia="DengXian" w:hAnsi="Times New Roman" w:cs="Times New Roman"/>
          <w:sz w:val="24"/>
          <w:szCs w:val="24"/>
          <w:u w:color="000000"/>
        </w:rPr>
        <w:t>) revealed the elaborated representation pattern (i.e., dissimilar representation) associated with distinct knowledge (e.g., male vs. female; self vs. stranger; black face vs. white face), that is, with less uncertainty to identify and recognize specific stimuli among others. The vmPFC was found to encode distinct neural representation between self and others (no self), at the same time, represented different dimensions of self-image in elaborated pattern while represented the dimensions in blurring way for others (</w:t>
      </w:r>
      <w:r w:rsidRPr="00C40046">
        <w:rPr>
          <w:rFonts w:ascii="Times New Roman" w:eastAsia="DengXian" w:hAnsi="Times New Roman" w:cs="Times New Roman"/>
          <w:color w:val="5B9BD5"/>
          <w:sz w:val="24"/>
          <w:szCs w:val="24"/>
          <w:u w:color="5B9BD5"/>
        </w:rPr>
        <w:t>Feng et al., 2018; Thornton et al., 2019</w:t>
      </w:r>
      <w:r w:rsidRPr="00C40046">
        <w:rPr>
          <w:rFonts w:ascii="Times New Roman" w:eastAsia="DengXian" w:hAnsi="Times New Roman" w:cs="Times New Roman"/>
          <w:sz w:val="24"/>
          <w:szCs w:val="24"/>
          <w:u w:color="000000"/>
        </w:rPr>
        <w:t xml:space="preserve">). The between-category (i.e., treatment-related vs. treatment-irrelevant information) and within-treatment information fine-grained neural representation for treatment concepts in vmPFC and other prefrontal brain regions may suggest again that </w:t>
      </w:r>
      <w:r w:rsidRPr="00C40046">
        <w:rPr>
          <w:rFonts w:ascii="Times New Roman" w:eastAsia="DengXian" w:hAnsi="Times New Roman" w:cs="Times New Roman"/>
          <w:sz w:val="24"/>
          <w:szCs w:val="24"/>
          <w:u w:color="000000"/>
        </w:rPr>
        <w:lastRenderedPageBreak/>
        <w:t>participants represent t</w:t>
      </w:r>
      <w:r w:rsidRPr="00C40046">
        <w:rPr>
          <w:rFonts w:ascii="Times New Roman" w:eastAsia="DengXian" w:hAnsi="Times New Roman" w:cs="Times New Roman" w:hint="eastAsia"/>
          <w:sz w:val="24"/>
          <w:szCs w:val="24"/>
          <w:u w:color="000000"/>
        </w:rPr>
        <w:t>he</w:t>
      </w:r>
      <w:r w:rsidRPr="00C40046">
        <w:rPr>
          <w:rFonts w:ascii="Times New Roman" w:eastAsia="DengXian" w:hAnsi="Times New Roman" w:cs="Times New Roman"/>
          <w:sz w:val="24"/>
          <w:szCs w:val="24"/>
          <w:u w:color="000000"/>
        </w:rPr>
        <w:t xml:space="preserve"> self in the context of future treatment benefits.</w:t>
      </w:r>
      <w:r w:rsidRPr="00C40046">
        <w:rPr>
          <w:rFonts w:ascii="Times New Roman" w:eastAsia="DengXian" w:hAnsi="Times New Roman" w:cs="Times New Roman"/>
          <w:color w:val="7030A0"/>
          <w:sz w:val="24"/>
          <w:szCs w:val="24"/>
          <w:u w:color="000000"/>
        </w:rPr>
        <w:t xml:space="preserve"> (implication#2 for PE process, done)</w:t>
      </w:r>
      <w:r w:rsidRPr="00C40046">
        <w:rPr>
          <w:rFonts w:ascii="Times New Roman" w:eastAsia="DengXian" w:hAnsi="Times New Roman" w:cs="Times New Roman"/>
          <w:sz w:val="24"/>
          <w:szCs w:val="24"/>
          <w:u w:color="000000"/>
        </w:rPr>
        <w:t xml:space="preserve"> </w:t>
      </w:r>
    </w:p>
    <w:p w14:paraId="471B10C0"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p>
    <w:p w14:paraId="745E67A5"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xml:space="preserve">, para06- inferring the potential PE process. </w:t>
      </w:r>
    </w:p>
    <w:p w14:paraId="64BB133C"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Times New Roman"/>
          <w:sz w:val="24"/>
          <w:szCs w:val="24"/>
          <w:u w:color="000000"/>
        </w:rPr>
        <w:t>Although the current results only unraveled the treatment information representation pattern under social placebo framework, we speculated that other types of placebo effects (such as pain analgesia, reducing negative affect) may share the common principle to represent treatment situation. In general,</w:t>
      </w:r>
      <w:r w:rsidRPr="00C40046">
        <w:rPr>
          <w:rFonts w:ascii="Times New Roman" w:eastAsia="DengXian" w:hAnsi="Times New Roman" w:cs="Times New Roman" w:hint="eastAsia"/>
          <w:sz w:val="24"/>
          <w:szCs w:val="24"/>
          <w:u w:color="000000"/>
        </w:rPr>
        <w:t xml:space="preserve"> </w:t>
      </w:r>
      <w:r w:rsidRPr="00C40046">
        <w:rPr>
          <w:rFonts w:ascii="Times New Roman" w:eastAsia="DengXian" w:hAnsi="Times New Roman" w:cs="Times New Roman"/>
          <w:sz w:val="24"/>
          <w:szCs w:val="24"/>
          <w:u w:color="000000"/>
        </w:rPr>
        <w:t xml:space="preserve">we speculated the process to induce placebo effect could be: people rapidly integrate treatment information into vmPFC (as well as OFC, DLPFC) and treatment-related brain regions to form a high precision, elaborated constructed self-related internal model (i.e., generating expectations of the beneficial treatment effects on self), and further govern placebo responses.   </w:t>
      </w:r>
    </w:p>
    <w:p w14:paraId="77DDCD05"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p>
    <w:p w14:paraId="130F2C0F" w14:textId="77777777" w:rsidR="00C40046" w:rsidRPr="00C40046" w:rsidRDefault="00C40046" w:rsidP="00C40046">
      <w:pPr>
        <w:spacing w:line="360" w:lineRule="auto"/>
        <w:jc w:val="left"/>
        <w:rPr>
          <w:rFonts w:ascii="Times New Roman" w:eastAsia="DengXian" w:hAnsi="Times New Roman" w:cs="Times New Roman"/>
          <w:sz w:val="24"/>
          <w:szCs w:val="24"/>
          <w:u w:color="000000"/>
        </w:rPr>
      </w:pPr>
      <w:r w:rsidRPr="00C40046">
        <w:rPr>
          <w:rFonts w:ascii="Times New Roman" w:eastAsia="DengXian" w:hAnsi="Times New Roman" w:cs="DengXian"/>
          <w:color w:val="7030A0"/>
          <w:sz w:val="24"/>
          <w:szCs w:val="24"/>
          <w:u w:color="7030A0"/>
          <w:shd w:val="clear" w:color="auto" w:fill="D8D8D8"/>
        </w:rPr>
        <w:t>#</w:t>
      </w:r>
      <w:r w:rsidRPr="00C40046">
        <w:rPr>
          <w:rFonts w:ascii="Times" w:eastAsia="DengXian" w:hAnsi="Times" w:cs="DengXian"/>
          <w:color w:val="7030A0"/>
          <w:sz w:val="24"/>
          <w:szCs w:val="24"/>
          <w:u w:color="7030A0"/>
          <w:shd w:val="clear" w:color="auto" w:fill="D8D8D8"/>
        </w:rPr>
        <w:t xml:space="preserve"> hard writing</w:t>
      </w:r>
      <w:r w:rsidRPr="00C40046">
        <w:rPr>
          <w:rFonts w:ascii="Times New Roman" w:eastAsia="DengXian" w:hAnsi="Times New Roman" w:cs="DengXian"/>
          <w:color w:val="7030A0"/>
          <w:sz w:val="24"/>
          <w:szCs w:val="24"/>
          <w:u w:color="7030A0"/>
          <w:shd w:val="clear" w:color="auto" w:fill="D8D8D8"/>
        </w:rPr>
        <w:t>, para07- conclusion</w:t>
      </w:r>
    </w:p>
    <w:p w14:paraId="4819FD03" w14:textId="77777777" w:rsidR="00C40046" w:rsidRPr="00C40046" w:rsidRDefault="00C40046" w:rsidP="00C40046">
      <w:pPr>
        <w:spacing w:line="360" w:lineRule="auto"/>
        <w:jc w:val="left"/>
        <w:rPr>
          <w:rFonts w:ascii="Times New Roman" w:eastAsia="DengXian" w:hAnsi="Times New Roman" w:cs="DengXian"/>
          <w:sz w:val="24"/>
          <w:szCs w:val="24"/>
          <w:u w:color="000000"/>
        </w:rPr>
      </w:pPr>
      <w:r w:rsidRPr="00C40046">
        <w:rPr>
          <w:rFonts w:ascii="Times New Roman" w:eastAsia="DengXian" w:hAnsi="Times New Roman" w:cs="DengXian" w:hint="eastAsia"/>
          <w:sz w:val="24"/>
          <w:szCs w:val="24"/>
          <w:u w:color="000000"/>
        </w:rPr>
        <w:t>I</w:t>
      </w:r>
      <w:r w:rsidRPr="00C40046">
        <w:rPr>
          <w:rFonts w:ascii="Times New Roman" w:eastAsia="DengXian" w:hAnsi="Times New Roman" w:cs="DengXian"/>
          <w:sz w:val="24"/>
          <w:szCs w:val="24"/>
          <w:u w:color="000000"/>
        </w:rPr>
        <w:t xml:space="preserve">n conclusion, the current study provides a novel perspective to understand the neural mechanism of placebo effect. We unravel the neural representation of treatment information, the important element to induce placebo effect, was located in self-related, value-related brain regions (vmPFC, OFC, DLPFC), as well as treatment-effect related brain regions in distinct, unique way. Out findings may unpack the critical neural process unerlying placebo responses and explain why giving treatment information would enable to induce placebo effects. </w:t>
      </w:r>
    </w:p>
    <w:p w14:paraId="280C3375" w14:textId="77777777" w:rsidR="00C40046" w:rsidRPr="00C40046" w:rsidRDefault="00C40046" w:rsidP="00C40046">
      <w:pPr>
        <w:spacing w:line="360" w:lineRule="auto"/>
        <w:jc w:val="left"/>
        <w:rPr>
          <w:rFonts w:ascii="Times New Roman" w:eastAsia="DengXian" w:hAnsi="Times New Roman" w:cs="DengXian"/>
          <w:sz w:val="24"/>
          <w:szCs w:val="24"/>
          <w:u w:color="000000"/>
        </w:rPr>
      </w:pPr>
    </w:p>
    <w:p w14:paraId="771EE166" w14:textId="77777777" w:rsidR="00C40046" w:rsidRPr="00C40046" w:rsidRDefault="00C40046" w:rsidP="00C40046">
      <w:pPr>
        <w:widowControl/>
        <w:jc w:val="left"/>
        <w:rPr>
          <w:rFonts w:ascii="Times New Roman" w:eastAsia="DengXian" w:hAnsi="Times New Roman" w:cs="Times New Roman"/>
          <w:b/>
          <w:sz w:val="28"/>
          <w:szCs w:val="24"/>
          <w:u w:color="000000"/>
        </w:rPr>
      </w:pPr>
      <w:r w:rsidRPr="00C40046">
        <w:rPr>
          <w:rFonts w:ascii="Times New Roman" w:eastAsia="DengXian" w:hAnsi="Times New Roman" w:cs="Times New Roman"/>
          <w:b/>
          <w:sz w:val="28"/>
          <w:szCs w:val="24"/>
          <w:u w:color="000000"/>
        </w:rPr>
        <w:br w:type="page"/>
      </w:r>
    </w:p>
    <w:p w14:paraId="42C37685" w14:textId="77777777" w:rsidR="00C40046" w:rsidRPr="00C40046" w:rsidRDefault="00C40046" w:rsidP="00C40046">
      <w:pPr>
        <w:widowControl/>
        <w:spacing w:line="360" w:lineRule="auto"/>
        <w:jc w:val="center"/>
        <w:rPr>
          <w:rFonts w:ascii="Times New Roman" w:hAnsi="Times New Roman" w:cs="Times New Roman"/>
          <w:b/>
          <w:sz w:val="28"/>
          <w:szCs w:val="24"/>
          <w:u w:color="000000"/>
        </w:rPr>
      </w:pPr>
    </w:p>
    <w:p w14:paraId="5FA69525" w14:textId="77777777" w:rsidR="00C40046" w:rsidRPr="00C40046" w:rsidRDefault="00C40046" w:rsidP="00C40046">
      <w:pPr>
        <w:widowControl/>
        <w:spacing w:line="360" w:lineRule="auto"/>
        <w:jc w:val="center"/>
        <w:rPr>
          <w:rFonts w:ascii="Times New Roman" w:hAnsi="Times New Roman" w:cs="Times New Roman"/>
          <w:b/>
          <w:sz w:val="28"/>
          <w:szCs w:val="24"/>
          <w:u w:color="000000"/>
        </w:rPr>
      </w:pPr>
      <w:r w:rsidRPr="00C40046">
        <w:rPr>
          <w:rFonts w:ascii="Times New Roman" w:hAnsi="Times New Roman" w:cs="Times New Roman"/>
          <w:b/>
          <w:sz w:val="28"/>
          <w:szCs w:val="24"/>
          <w:u w:color="000000"/>
        </w:rPr>
        <w:t>Method</w:t>
      </w:r>
    </w:p>
    <w:p w14:paraId="14B49B90" w14:textId="77777777" w:rsidR="00C40046" w:rsidRPr="00C40046" w:rsidRDefault="00C40046" w:rsidP="00C40046">
      <w:pPr>
        <w:autoSpaceDE w:val="0"/>
        <w:autoSpaceDN w:val="0"/>
        <w:adjustRightInd w:val="0"/>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Ethic approval</w:t>
      </w:r>
      <w:r w:rsidRPr="00C40046">
        <w:rPr>
          <w:rFonts w:ascii="Times New Roman" w:hAnsi="Times New Roman" w:cs="Times New Roman"/>
          <w:i/>
          <w:sz w:val="24"/>
          <w:szCs w:val="24"/>
          <w:u w:color="000000"/>
        </w:rPr>
        <w:t xml:space="preserve">. </w:t>
      </w:r>
      <w:r w:rsidRPr="00C40046">
        <w:rPr>
          <w:rFonts w:ascii="Times New Roman" w:hAnsi="Times New Roman" w:cs="Times New Roman"/>
          <w:sz w:val="24"/>
          <w:szCs w:val="24"/>
          <w:u w:color="000000"/>
        </w:rPr>
        <w:t>The experimental procedures of all experiments were in line with the standards set by the Declaration of Helsinki and were approved by the local Research Ethics Committee of the State Key Laboratory of Cognitive Neuroscience and Learning, Beijing Normal University. Participants provided written informed consent after the experimental procedure had been fully explained and were reminded of their right to withdraw at any time during the study.</w:t>
      </w:r>
    </w:p>
    <w:p w14:paraId="6FC0A519"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Sample estimation for fMRI study</w:t>
      </w:r>
      <w:r w:rsidRPr="00C40046">
        <w:rPr>
          <w:rFonts w:ascii="Times New Roman" w:hAnsi="Times New Roman" w:cs="Times New Roman"/>
          <w:i/>
          <w:sz w:val="24"/>
          <w:szCs w:val="24"/>
          <w:u w:color="000000"/>
        </w:rPr>
        <w:t>.</w:t>
      </w:r>
      <w:r w:rsidRPr="00C40046">
        <w:rPr>
          <w:rFonts w:ascii="Times New Roman" w:hAnsi="Times New Roman" w:cs="Times New Roman"/>
          <w:sz w:val="24"/>
          <w:szCs w:val="24"/>
          <w:u w:color="000000"/>
        </w:rPr>
        <w:t xml:space="preserve"> Prior to data collection, we conducted sample size estimation using G*Power3.1 (</w:t>
      </w:r>
      <w:r w:rsidRPr="00C40046">
        <w:rPr>
          <w:rFonts w:ascii="Times New Roman" w:hAnsi="Times New Roman" w:cs="Times New Roman"/>
          <w:color w:val="5B9BD5" w:themeColor="accent5"/>
          <w:sz w:val="24"/>
          <w:szCs w:val="24"/>
          <w:u w:color="000000"/>
        </w:rPr>
        <w:t>Faul et al., 2009</w:t>
      </w:r>
      <w:r w:rsidRPr="00C40046">
        <w:rPr>
          <w:rFonts w:ascii="Times New Roman" w:hAnsi="Times New Roman" w:cs="Times New Roman"/>
          <w:sz w:val="24"/>
          <w:szCs w:val="24"/>
          <w:u w:color="000000"/>
        </w:rPr>
        <w:t xml:space="preserve">) to determine the number of participants sufficient to detect a reliable effect. Based on the estimated effect size from our recent study examining placebo effect on social behaviors (Cohen d’= 0.774, </w:t>
      </w:r>
      <w:r w:rsidRPr="00C40046">
        <w:rPr>
          <w:rFonts w:ascii="Times New Roman" w:hAnsi="Times New Roman" w:cs="Times New Roman"/>
          <w:color w:val="5B9BD5" w:themeColor="accent5"/>
          <w:sz w:val="24"/>
          <w:szCs w:val="24"/>
          <w:u w:color="000000"/>
        </w:rPr>
        <w:t>Yan et al., 2018</w:t>
      </w:r>
      <w:r w:rsidRPr="00C40046">
        <w:rPr>
          <w:rFonts w:ascii="Times New Roman" w:hAnsi="Times New Roman" w:cs="Times New Roman"/>
          <w:sz w:val="24"/>
          <w:szCs w:val="24"/>
          <w:u w:color="000000"/>
        </w:rPr>
        <w:t>), 62 participants were needed to detect a significant effect (α = 0.05,</w:t>
      </w:r>
    </w:p>
    <w:p w14:paraId="4C8A9C5A"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hint="eastAsia"/>
          <w:sz w:val="24"/>
          <w:szCs w:val="24"/>
          <w:u w:color="000000"/>
        </w:rPr>
        <w:t>β</w:t>
      </w:r>
      <w:r w:rsidRPr="00C40046">
        <w:rPr>
          <w:rFonts w:ascii="Times New Roman" w:hAnsi="Times New Roman" w:cs="Times New Roman"/>
          <w:sz w:val="24"/>
          <w:szCs w:val="24"/>
          <w:u w:color="000000"/>
        </w:rPr>
        <w:t xml:space="preserve"> = 0.85, two sample T test), We planned to recruit 66 participants (assuming 5% participants would be removed from the fMRI data analysis due to excessive head movement).</w:t>
      </w:r>
    </w:p>
    <w:p w14:paraId="7C9D14AA"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Participants</w:t>
      </w:r>
      <w:r w:rsidRPr="00C40046">
        <w:rPr>
          <w:rFonts w:ascii="Times New Roman" w:hAnsi="Times New Roman" w:cs="Times New Roman"/>
          <w:sz w:val="24"/>
          <w:szCs w:val="24"/>
          <w:u w:color="000000"/>
        </w:rPr>
        <w:t>. We recruited 569 participants as paid volunteers in all. Specifically, we recruited 66 males in fMRI experiments (age range: 18-31 years, mean age ± SD = 22.106 ± 2.856 years) as paid volunteers and randomly assigned to spray+ condition (N=33, mean age ± SD = 21.424 ± 2.264 years) or control condition (N=33, mean age ± SD = 22.788 ± 3.238 years). All participants in our current fMRI studies had normal or corrected-to-normal vision, and reported no history of neurological, endocrine or psychiatric disorders, who majored in psychology in college or recently participated in any other drug study were not recruited. And all participants were instructed to refrain from smoking or drinking (except water) for 2 h before the experiment. Consistent with previous empirical study of placebo effects on social behaviors (</w:t>
      </w:r>
      <w:r w:rsidRPr="00C40046">
        <w:rPr>
          <w:rFonts w:ascii="Times New Roman" w:hAnsi="Times New Roman" w:cs="Times New Roman"/>
          <w:color w:val="5B9BD5" w:themeColor="accent5"/>
          <w:sz w:val="24"/>
          <w:szCs w:val="24"/>
          <w:u w:color="000000"/>
        </w:rPr>
        <w:t>Yan et al., 2018</w:t>
      </w:r>
      <w:r w:rsidRPr="00C40046">
        <w:rPr>
          <w:rFonts w:ascii="Times New Roman" w:hAnsi="Times New Roman" w:cs="Times New Roman"/>
          <w:sz w:val="24"/>
          <w:szCs w:val="24"/>
          <w:u w:color="000000"/>
        </w:rPr>
        <w:t xml:space="preserve">), we recruited only male participants. The age between two treatment conditions (spray+ vs. control) reached marginally significant (t(64) = -1.983, p=0.052), so we controlled age in all analyses to exclude potentially confounding </w:t>
      </w:r>
      <w:r w:rsidRPr="00C40046">
        <w:rPr>
          <w:rFonts w:ascii="Times New Roman" w:hAnsi="Times New Roman" w:cs="Times New Roman"/>
          <w:sz w:val="24"/>
          <w:szCs w:val="24"/>
          <w:u w:color="000000"/>
        </w:rPr>
        <w:lastRenderedPageBreak/>
        <w:t xml:space="preserve">influences induced by age difference. Participants in two treatment conditions were matched in relevant personality and mood-related traits (see </w:t>
      </w:r>
      <w:r w:rsidRPr="00C40046">
        <w:rPr>
          <w:rFonts w:ascii="Times New Roman" w:hAnsi="Times New Roman" w:cs="Times New Roman"/>
          <w:color w:val="FF0000"/>
          <w:sz w:val="24"/>
          <w:szCs w:val="24"/>
          <w:u w:color="000000"/>
        </w:rPr>
        <w:t>Table S8</w:t>
      </w:r>
      <w:r w:rsidRPr="00C40046">
        <w:rPr>
          <w:rFonts w:ascii="Times New Roman" w:hAnsi="Times New Roman" w:cs="Times New Roman"/>
          <w:sz w:val="24"/>
          <w:szCs w:val="24"/>
          <w:u w:color="000000"/>
        </w:rPr>
        <w:t xml:space="preserve">). </w:t>
      </w:r>
    </w:p>
    <w:p w14:paraId="312EB425"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To validate the experimental design for placebo manipulation phase, and stimuli used for information representation task and social incentive delay task, we recruited another 503 participants as paid volunteers for online experiments as follows: n=202 for online exp1 (145 females; age range: 18-56 years, mean age ± SD = 23.663 ± 4.925 years), n=72 for online exp2 (45 females; age range: 18-50 years, mean age ± SD = 23.736 ± 4.907 years), n=90 for online exp3 (63 females; age range: 18-48 years, mean age ± SD = 22.366 ± 3.657 years), and n=139 for online exp4 (69 females; age range: 18-45 years, mean age ± SD = 25.394 ± 3.818 years). Details for all online experiments see below.</w:t>
      </w:r>
    </w:p>
    <w:p w14:paraId="67C1C8FB"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Online exp1. </w:t>
      </w:r>
      <w:r w:rsidRPr="00C40046">
        <w:rPr>
          <w:rFonts w:ascii="Times New Roman" w:hAnsi="Times New Roman" w:cs="Times New Roman"/>
          <w:sz w:val="24"/>
          <w:szCs w:val="24"/>
          <w:u w:color="000000"/>
        </w:rPr>
        <w:t xml:space="preserve">Participants were instructed to complete the rating task for valence and arousal for each sentence. Valence rating was on a 9-point Likert scale: -4 = very negative, 4 = very positive; arousal rating was scaled from 1 (not at all) to 9 (very high). We also measured the initial familiarity for oxytocin and robot at the beginning, participants were asked to report: 1) “How are you familiar with oxytocin?” (11-point Likert scale: 1 = not familiar at all, 9 = very familiar); 2) “How are you familiar with robot?” (11-point Likert scale: 1 = not familiar at all, 9 = very familiar). </w:t>
      </w:r>
    </w:p>
    <w:p w14:paraId="10482159"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Online exp2.</w:t>
      </w:r>
      <w:r w:rsidRPr="00C40046">
        <w:rPr>
          <w:rFonts w:ascii="Times New Roman" w:hAnsi="Times New Roman" w:cs="Times New Roman"/>
          <w:b/>
          <w:sz w:val="24"/>
          <w:szCs w:val="24"/>
          <w:u w:color="000000"/>
        </w:rPr>
        <w:t xml:space="preserve"> </w:t>
      </w:r>
      <w:r w:rsidRPr="00C40046">
        <w:rPr>
          <w:rFonts w:ascii="Times New Roman" w:hAnsi="Times New Roman" w:cs="Times New Roman"/>
          <w:sz w:val="24"/>
          <w:szCs w:val="24"/>
          <w:u w:color="000000"/>
        </w:rPr>
        <w:t xml:space="preserve">We conducted online exp2 in which participants learned oxytocin materials first and then rated the familiarity from 1 (not at all) to 9 (very familiar) for each sentence. We measured initial familiarity of oxytocin and robot as </w:t>
      </w:r>
      <w:r w:rsidRPr="00C40046">
        <w:rPr>
          <w:rFonts w:ascii="Times New Roman" w:hAnsi="Times New Roman" w:cs="Times New Roman"/>
          <w:i/>
          <w:sz w:val="24"/>
          <w:szCs w:val="24"/>
          <w:u w:color="000000"/>
        </w:rPr>
        <w:t>online exp1</w:t>
      </w:r>
      <w:r w:rsidRPr="00C40046">
        <w:rPr>
          <w:rFonts w:ascii="Times New Roman" w:hAnsi="Times New Roman" w:cs="Times New Roman"/>
          <w:sz w:val="24"/>
          <w:szCs w:val="24"/>
          <w:u w:color="000000"/>
        </w:rPr>
        <w:t xml:space="preserve"> did. </w:t>
      </w:r>
    </w:p>
    <w:p w14:paraId="3A3416D8"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Online exp3. </w:t>
      </w:r>
      <w:r w:rsidRPr="00C40046">
        <w:rPr>
          <w:rFonts w:ascii="Times New Roman" w:hAnsi="Times New Roman" w:cs="Times New Roman"/>
          <w:sz w:val="24"/>
          <w:szCs w:val="24"/>
          <w:u w:color="000000"/>
        </w:rPr>
        <w:t xml:space="preserve">Participants were firstly instructed to rate the familiarity for the sixty sentences and then learned oxytocin materials, finally they rated the familiarity for all sentences again. </w:t>
      </w:r>
    </w:p>
    <w:p w14:paraId="7B5D2931"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Online exp4. </w:t>
      </w:r>
      <w:r w:rsidRPr="00C40046">
        <w:rPr>
          <w:rFonts w:ascii="Times New Roman" w:hAnsi="Times New Roman" w:cs="Times New Roman"/>
          <w:i/>
          <w:sz w:val="24"/>
          <w:szCs w:val="24"/>
          <w:u w:color="000000"/>
        </w:rPr>
        <w:t>Online exp4</w:t>
      </w:r>
      <w:r w:rsidRPr="00C40046">
        <w:rPr>
          <w:rFonts w:ascii="Times New Roman" w:hAnsi="Times New Roman" w:cs="Times New Roman"/>
          <w:sz w:val="24"/>
          <w:szCs w:val="24"/>
          <w:u w:color="000000"/>
        </w:rPr>
        <w:t xml:space="preserve"> was conducted to examine the valence and arousal for the stimuli used in social incentive delay task for each condition (i.e., reward, punishment, neutral). A total of 130 participants actually completed the survey (63 females; age range: 18-45 years, mean age ± SD = 25.684 ± 4.092 years). Valence rating was on a 19-point Likert scale: -9 = very negative, 0 = neutral, 9 = very </w:t>
      </w:r>
      <w:r w:rsidRPr="00C40046">
        <w:rPr>
          <w:rFonts w:ascii="Times New Roman" w:hAnsi="Times New Roman" w:cs="Times New Roman"/>
          <w:sz w:val="24"/>
          <w:szCs w:val="24"/>
          <w:u w:color="000000"/>
        </w:rPr>
        <w:lastRenderedPageBreak/>
        <w:t xml:space="preserve">positive; arousal rating was scaled from 0 (not at all) to 9 (very high). </w:t>
      </w:r>
    </w:p>
    <w:p w14:paraId="40023D01" w14:textId="77777777" w:rsidR="00C40046" w:rsidRPr="00C40046" w:rsidRDefault="00C40046" w:rsidP="00C40046">
      <w:pPr>
        <w:spacing w:line="360" w:lineRule="auto"/>
        <w:jc w:val="left"/>
        <w:rPr>
          <w:rFonts w:ascii="Times New Roman" w:hAnsi="Times New Roman" w:cs="DengXian"/>
          <w:sz w:val="24"/>
          <w:szCs w:val="24"/>
          <w:u w:color="000000"/>
        </w:rPr>
      </w:pPr>
      <w:r w:rsidRPr="00C40046">
        <w:rPr>
          <w:rFonts w:ascii="Times New Roman" w:hAnsi="Times New Roman" w:cs="Times New Roman"/>
          <w:sz w:val="24"/>
          <w:szCs w:val="24"/>
          <w:u w:color="000000"/>
        </w:rPr>
        <w:t xml:space="preserve">Valence in the three conditions was reward &gt; neutral &gt; punishment, statistics see </w:t>
      </w:r>
      <w:r w:rsidRPr="00C40046">
        <w:rPr>
          <w:rFonts w:ascii="Times New Roman" w:hAnsi="Times New Roman" w:cs="Times New Roman"/>
          <w:color w:val="FF0000"/>
          <w:sz w:val="24"/>
          <w:szCs w:val="24"/>
          <w:u w:color="000000"/>
        </w:rPr>
        <w:t>Table S10</w:t>
      </w:r>
      <w:r w:rsidRPr="00C40046">
        <w:rPr>
          <w:rFonts w:ascii="Times New Roman" w:hAnsi="Times New Roman" w:cs="Times New Roman"/>
          <w:sz w:val="24"/>
          <w:szCs w:val="24"/>
          <w:u w:color="000000"/>
        </w:rPr>
        <w:t xml:space="preserve">. Moreover, valence rating for stimuli in reward condition was significantly larger than zero (t(129)=30.035, p&lt;0.001), valence rating for punishment stimuli was significantly smaller than zero (t(129)=-11.802, p&lt;0.001), and valence in neutral condition was no different with zero (t(129)=1.754, p=0.082). Arousal among the three conditions was reward &gt; punishment &gt; neutral, and stimuli in all conditions had higher arousal rating than medium level (all p &lt; 0.001; one-sample T test, test value is 5) see </w:t>
      </w:r>
      <w:r w:rsidRPr="00C40046">
        <w:rPr>
          <w:rFonts w:ascii="Times New Roman" w:hAnsi="Times New Roman" w:cs="Times New Roman"/>
          <w:color w:val="FF0000"/>
          <w:sz w:val="24"/>
          <w:szCs w:val="24"/>
          <w:u w:color="000000"/>
        </w:rPr>
        <w:t>Table S10</w:t>
      </w:r>
      <w:r w:rsidRPr="00C40046">
        <w:rPr>
          <w:rFonts w:ascii="Times New Roman" w:hAnsi="Times New Roman" w:cs="Times New Roman"/>
          <w:sz w:val="24"/>
          <w:szCs w:val="24"/>
          <w:u w:color="000000"/>
        </w:rPr>
        <w:t xml:space="preserve">. Stimuli and original data are available at </w:t>
      </w:r>
      <w:hyperlink r:id="rId14" w:history="1">
        <w:r w:rsidRPr="00C40046">
          <w:rPr>
            <w:rFonts w:ascii="Times New Roman" w:hAnsi="Times New Roman" w:cs="DengXian"/>
            <w:color w:val="0563C1" w:themeColor="hyperlink"/>
            <w:sz w:val="24"/>
            <w:szCs w:val="24"/>
            <w:u w:val="single" w:color="000000"/>
          </w:rPr>
          <w:t>https://github.com/psywalkeryanxy</w:t>
        </w:r>
      </w:hyperlink>
      <w:r w:rsidRPr="00C40046">
        <w:rPr>
          <w:rFonts w:ascii="Times New Roman" w:hAnsi="Times New Roman" w:cs="DengXian"/>
          <w:sz w:val="24"/>
          <w:szCs w:val="24"/>
          <w:u w:color="000000"/>
        </w:rPr>
        <w:t xml:space="preserve">. </w:t>
      </w:r>
    </w:p>
    <w:p w14:paraId="30EB211C"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Participants exclusion for formal experiments</w:t>
      </w:r>
      <w:r w:rsidRPr="00C40046">
        <w:rPr>
          <w:rFonts w:ascii="Times New Roman" w:hAnsi="Times New Roman" w:cs="Times New Roman"/>
          <w:sz w:val="24"/>
          <w:szCs w:val="24"/>
          <w:u w:color="000000"/>
        </w:rPr>
        <w:t>. Four subjects in resting-state task (in</w:t>
      </w:r>
      <w:r w:rsidRPr="00C40046">
        <w:rPr>
          <w:rFonts w:ascii="Times New Roman" w:hAnsi="Times New Roman" w:cs="Times New Roman"/>
          <w:i/>
          <w:sz w:val="24"/>
          <w:szCs w:val="24"/>
          <w:u w:color="000000"/>
        </w:rPr>
        <w:t xml:space="preserve"> </w:t>
      </w:r>
      <w:r w:rsidRPr="00C40046">
        <w:rPr>
          <w:rFonts w:ascii="Times New Roman" w:hAnsi="Times New Roman" w:cs="Times New Roman"/>
          <w:sz w:val="24"/>
          <w:szCs w:val="24"/>
          <w:u w:color="000000"/>
        </w:rPr>
        <w:t>spray+</w:t>
      </w:r>
      <w:r w:rsidRPr="00C40046">
        <w:rPr>
          <w:rFonts w:ascii="Times New Roman" w:hAnsi="Times New Roman" w:cs="Times New Roman"/>
          <w:i/>
          <w:sz w:val="24"/>
          <w:szCs w:val="24"/>
          <w:u w:color="000000"/>
        </w:rPr>
        <w:t xml:space="preserve"> </w:t>
      </w:r>
      <w:r w:rsidRPr="00C40046">
        <w:rPr>
          <w:rFonts w:ascii="Times New Roman" w:hAnsi="Times New Roman" w:cs="Times New Roman"/>
          <w:sz w:val="24"/>
          <w:szCs w:val="24"/>
          <w:u w:color="000000"/>
        </w:rPr>
        <w:t>condition, N</w:t>
      </w:r>
      <w:r w:rsidRPr="00C40046">
        <w:rPr>
          <w:rFonts w:ascii="Times New Roman" w:hAnsi="Times New Roman" w:cs="Times New Roman"/>
          <w:sz w:val="24"/>
          <w:szCs w:val="24"/>
          <w:u w:color="000000"/>
          <w:vertAlign w:val="subscript"/>
        </w:rPr>
        <w:t>excluded</w:t>
      </w:r>
      <w:r w:rsidRPr="00C40046">
        <w:rPr>
          <w:rFonts w:ascii="Times New Roman" w:hAnsi="Times New Roman" w:cs="Times New Roman"/>
          <w:sz w:val="24"/>
          <w:szCs w:val="24"/>
          <w:u w:color="000000"/>
        </w:rPr>
        <w:t>=2; in control condition, N</w:t>
      </w:r>
      <w:r w:rsidRPr="00C40046">
        <w:rPr>
          <w:rFonts w:ascii="Times New Roman" w:hAnsi="Times New Roman" w:cs="Times New Roman"/>
          <w:sz w:val="24"/>
          <w:szCs w:val="24"/>
          <w:u w:color="000000"/>
          <w:vertAlign w:val="subscript"/>
        </w:rPr>
        <w:t>excluded</w:t>
      </w:r>
      <w:r w:rsidRPr="00C40046">
        <w:rPr>
          <w:rFonts w:ascii="Times New Roman" w:hAnsi="Times New Roman" w:cs="Times New Roman"/>
          <w:sz w:val="24"/>
          <w:szCs w:val="24"/>
          <w:u w:color="000000"/>
        </w:rPr>
        <w:t>=2) were excluded from the subsequent analyses due to significant head movement (above 2.5 mm or 2.5° in any directions), and one participant was excluded due to his whole-brain functional connectivity value was outlier across all participants (&gt;mean</w:t>
      </w:r>
      <w:r w:rsidRPr="00C40046">
        <w:rPr>
          <w:rFonts w:ascii="Times New Roman" w:hAnsi="Times New Roman" w:cs="Times New Roman" w:hint="eastAsia"/>
          <w:sz w:val="24"/>
          <w:szCs w:val="24"/>
          <w:u w:color="000000"/>
        </w:rPr>
        <w:t>±</w:t>
      </w:r>
      <w:r w:rsidRPr="00C40046">
        <w:rPr>
          <w:rFonts w:ascii="Times New Roman" w:hAnsi="Times New Roman" w:cs="Times New Roman"/>
          <w:sz w:val="24"/>
          <w:szCs w:val="24"/>
          <w:u w:color="000000"/>
        </w:rPr>
        <w:t>3.5SD). Therefore, 61 participants were (N</w:t>
      </w:r>
      <w:r w:rsidRPr="00C40046">
        <w:rPr>
          <w:rFonts w:ascii="Times New Roman" w:hAnsi="Times New Roman" w:cs="Times New Roman"/>
          <w:sz w:val="24"/>
          <w:szCs w:val="24"/>
          <w:u w:color="000000"/>
          <w:vertAlign w:val="subscript"/>
        </w:rPr>
        <w:t>spray+</w:t>
      </w:r>
      <w:r w:rsidRPr="00C40046">
        <w:rPr>
          <w:rFonts w:ascii="Times New Roman" w:hAnsi="Times New Roman" w:cs="Times New Roman"/>
          <w:sz w:val="24"/>
          <w:szCs w:val="24"/>
          <w:u w:color="000000"/>
        </w:rPr>
        <w:t>=31; N</w:t>
      </w:r>
      <w:r w:rsidRPr="00C40046">
        <w:rPr>
          <w:rFonts w:ascii="Times New Roman" w:hAnsi="Times New Roman" w:cs="Times New Roman"/>
          <w:sz w:val="24"/>
          <w:szCs w:val="24"/>
          <w:u w:color="000000"/>
          <w:vertAlign w:val="subscript"/>
        </w:rPr>
        <w:t>control</w:t>
      </w:r>
      <w:r w:rsidRPr="00C40046">
        <w:rPr>
          <w:rFonts w:ascii="Times New Roman" w:hAnsi="Times New Roman" w:cs="Times New Roman"/>
          <w:sz w:val="24"/>
          <w:szCs w:val="24"/>
          <w:u w:color="000000"/>
        </w:rPr>
        <w:t>=30) included in the final data analysis. One subject in information representation task had incomplete functional images due to technique problem, and one participant were excluded owing to excessive head movement during scanning (above 2.5 mm or 2.5° in any directions), and one participant quit the experiment after resting-state session. Thus the final subject number for information representation task was 63 (N</w:t>
      </w:r>
      <w:r w:rsidRPr="00C40046">
        <w:rPr>
          <w:rFonts w:ascii="Times New Roman" w:hAnsi="Times New Roman" w:cs="Times New Roman"/>
          <w:sz w:val="24"/>
          <w:szCs w:val="24"/>
          <w:u w:color="000000"/>
          <w:vertAlign w:val="subscript"/>
        </w:rPr>
        <w:t>spray+</w:t>
      </w:r>
      <w:r w:rsidRPr="00C40046">
        <w:rPr>
          <w:rFonts w:ascii="Times New Roman" w:hAnsi="Times New Roman" w:cs="Times New Roman"/>
          <w:sz w:val="24"/>
          <w:szCs w:val="24"/>
          <w:u w:color="000000"/>
        </w:rPr>
        <w:t>=32; N</w:t>
      </w:r>
      <w:r w:rsidRPr="00C40046">
        <w:rPr>
          <w:rFonts w:ascii="Times New Roman" w:hAnsi="Times New Roman" w:cs="Times New Roman"/>
          <w:sz w:val="24"/>
          <w:szCs w:val="24"/>
          <w:u w:color="000000"/>
          <w:vertAlign w:val="subscript"/>
        </w:rPr>
        <w:t>control</w:t>
      </w:r>
      <w:r w:rsidRPr="00C40046">
        <w:rPr>
          <w:rFonts w:ascii="Times New Roman" w:hAnsi="Times New Roman" w:cs="Times New Roman"/>
          <w:sz w:val="24"/>
          <w:szCs w:val="24"/>
          <w:u w:color="000000"/>
        </w:rPr>
        <w:t>=31). For out-scanner phase, two participants did not complete the social incentive delay task. The final sample for this task was 64 participants (N</w:t>
      </w:r>
      <w:r w:rsidRPr="00C40046">
        <w:rPr>
          <w:rFonts w:ascii="Times New Roman" w:hAnsi="Times New Roman" w:cs="Times New Roman"/>
          <w:sz w:val="24"/>
          <w:szCs w:val="24"/>
          <w:u w:color="000000"/>
          <w:vertAlign w:val="subscript"/>
        </w:rPr>
        <w:t>spray+</w:t>
      </w:r>
      <w:r w:rsidRPr="00C40046">
        <w:rPr>
          <w:rFonts w:ascii="Times New Roman" w:hAnsi="Times New Roman" w:cs="Times New Roman"/>
          <w:sz w:val="24"/>
          <w:szCs w:val="24"/>
          <w:u w:color="000000"/>
        </w:rPr>
        <w:t>=32; N</w:t>
      </w:r>
      <w:r w:rsidRPr="00C40046">
        <w:rPr>
          <w:rFonts w:ascii="Times New Roman" w:hAnsi="Times New Roman" w:cs="Times New Roman"/>
          <w:sz w:val="24"/>
          <w:szCs w:val="24"/>
          <w:u w:color="000000"/>
          <w:vertAlign w:val="subscript"/>
        </w:rPr>
        <w:t>control</w:t>
      </w:r>
      <w:r w:rsidRPr="00C40046">
        <w:rPr>
          <w:rFonts w:ascii="Times New Roman" w:hAnsi="Times New Roman" w:cs="Times New Roman"/>
          <w:sz w:val="24"/>
          <w:szCs w:val="24"/>
          <w:u w:color="000000"/>
        </w:rPr>
        <w:t>=32).</w:t>
      </w:r>
    </w:p>
    <w:p w14:paraId="47620F88"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General procedure</w:t>
      </w:r>
      <w:r w:rsidRPr="00C40046">
        <w:rPr>
          <w:rFonts w:ascii="Times New Roman" w:hAnsi="Times New Roman" w:cs="Times New Roman"/>
          <w:sz w:val="24"/>
          <w:szCs w:val="24"/>
          <w:u w:color="000000"/>
        </w:rPr>
        <w:t xml:space="preserve">. Participants first completed the Positive and Negative Affect Scale (PANAS, </w:t>
      </w:r>
      <w:r w:rsidRPr="00C40046">
        <w:rPr>
          <w:rFonts w:ascii="Times New Roman" w:hAnsi="Times New Roman" w:cs="Times New Roman"/>
          <w:color w:val="5B9BD5" w:themeColor="accent5"/>
          <w:sz w:val="24"/>
          <w:szCs w:val="24"/>
          <w:u w:color="000000"/>
        </w:rPr>
        <w:t>Clark and Tellegen, 1988</w:t>
      </w:r>
      <w:r w:rsidRPr="00C40046">
        <w:rPr>
          <w:rFonts w:ascii="Times New Roman" w:hAnsi="Times New Roman" w:cs="Times New Roman"/>
          <w:sz w:val="24"/>
          <w:szCs w:val="24"/>
          <w:u w:color="000000"/>
        </w:rPr>
        <w:t xml:space="preserve">), State Anxiety Inventory (SAI, </w:t>
      </w:r>
      <w:r w:rsidRPr="00C40046">
        <w:rPr>
          <w:rFonts w:ascii="Times New Roman" w:hAnsi="Times New Roman" w:cs="Times New Roman"/>
          <w:color w:val="5B9BD5" w:themeColor="accent5"/>
          <w:sz w:val="24"/>
          <w:szCs w:val="24"/>
          <w:u w:color="000000"/>
        </w:rPr>
        <w:t>Spielberger, 1985</w:t>
      </w:r>
      <w:r w:rsidRPr="00C40046">
        <w:rPr>
          <w:rFonts w:ascii="Times New Roman" w:hAnsi="Times New Roman" w:cs="Times New Roman"/>
          <w:sz w:val="24"/>
          <w:szCs w:val="24"/>
          <w:u w:color="000000"/>
        </w:rPr>
        <w:t>) which were used to measure their current mood. The participants were self-administered a nasal spray (saline spray; it was told as “oxytocin” in spray+ condition, told as “saline” in control condition) under experimenter supervision in placebo manipulation phase. After 10 min, participants were invited to the resting-</w:t>
      </w:r>
      <w:r w:rsidRPr="00C40046">
        <w:rPr>
          <w:rFonts w:ascii="Times New Roman" w:hAnsi="Times New Roman" w:cs="Times New Roman"/>
          <w:sz w:val="24"/>
          <w:szCs w:val="24"/>
          <w:u w:color="000000"/>
        </w:rPr>
        <w:lastRenderedPageBreak/>
        <w:t xml:space="preserve">state, information representation task in fMRI scanner, and were introduced to complete social incentive delay task out of scanner (task illustration see </w:t>
      </w:r>
      <w:r w:rsidRPr="00C40046">
        <w:rPr>
          <w:rFonts w:ascii="Times New Roman" w:hAnsi="Times New Roman" w:cs="Times New Roman"/>
          <w:color w:val="5B9BD5" w:themeColor="accent5"/>
          <w:sz w:val="24"/>
          <w:szCs w:val="24"/>
          <w:u w:color="000000"/>
        </w:rPr>
        <w:t>Figure 1</w:t>
      </w:r>
      <w:r w:rsidRPr="00C40046">
        <w:rPr>
          <w:rFonts w:ascii="Times New Roman" w:hAnsi="Times New Roman" w:cs="Times New Roman"/>
          <w:sz w:val="24"/>
          <w:szCs w:val="24"/>
          <w:u w:color="000000"/>
        </w:rPr>
        <w:t xml:space="preserve">). Finally, participants filled out a survey for mood measurement again (PANAS and SA, results see </w:t>
      </w:r>
      <w:r w:rsidRPr="00C40046">
        <w:rPr>
          <w:rFonts w:ascii="Times New Roman" w:hAnsi="Times New Roman" w:cs="Times New Roman"/>
          <w:color w:val="FF0000"/>
          <w:sz w:val="24"/>
          <w:szCs w:val="24"/>
          <w:u w:color="000000"/>
        </w:rPr>
        <w:t>Table S7</w:t>
      </w:r>
      <w:r w:rsidRPr="00C40046">
        <w:rPr>
          <w:rFonts w:ascii="Times New Roman" w:hAnsi="Times New Roman" w:cs="Times New Roman"/>
          <w:sz w:val="24"/>
          <w:szCs w:val="24"/>
          <w:u w:color="000000"/>
        </w:rPr>
        <w:t xml:space="preserve">), and personality questionnaires (results see </w:t>
      </w:r>
      <w:r w:rsidRPr="00C40046">
        <w:rPr>
          <w:rFonts w:ascii="Times New Roman" w:hAnsi="Times New Roman" w:cs="Times New Roman"/>
          <w:color w:val="FF0000"/>
          <w:sz w:val="24"/>
          <w:szCs w:val="24"/>
          <w:u w:color="000000"/>
        </w:rPr>
        <w:t>Table S8</w:t>
      </w:r>
      <w:r w:rsidRPr="00C40046">
        <w:rPr>
          <w:rFonts w:ascii="Times New Roman" w:hAnsi="Times New Roman" w:cs="Times New Roman"/>
          <w:sz w:val="24"/>
          <w:szCs w:val="24"/>
          <w:u w:color="000000"/>
        </w:rPr>
        <w:t xml:space="preserve">), post-check questionnaire (results see </w:t>
      </w:r>
      <w:r w:rsidRPr="00C40046">
        <w:rPr>
          <w:rFonts w:ascii="Times New Roman" w:hAnsi="Times New Roman" w:cs="Times New Roman"/>
          <w:color w:val="FF0000"/>
          <w:sz w:val="24"/>
          <w:szCs w:val="24"/>
          <w:u w:color="000000"/>
        </w:rPr>
        <w:t>Table S9</w:t>
      </w:r>
      <w:r w:rsidRPr="00C40046">
        <w:rPr>
          <w:rFonts w:ascii="Times New Roman" w:hAnsi="Times New Roman" w:cs="Times New Roman"/>
          <w:sz w:val="24"/>
          <w:szCs w:val="24"/>
          <w:u w:color="000000"/>
        </w:rPr>
        <w:t>).</w:t>
      </w:r>
    </w:p>
    <w:p w14:paraId="17FA9E83" w14:textId="77777777" w:rsidR="00C40046" w:rsidRPr="00C40046" w:rsidRDefault="00C40046" w:rsidP="00C40046">
      <w:pPr>
        <w:autoSpaceDE w:val="0"/>
        <w:autoSpaceDN w:val="0"/>
        <w:adjustRightInd w:val="0"/>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Experimenter-Blind procedure</w:t>
      </w:r>
      <w:r w:rsidRPr="00C40046">
        <w:rPr>
          <w:rFonts w:ascii="Times New Roman" w:hAnsi="Times New Roman" w:cs="Times New Roman"/>
          <w:sz w:val="24"/>
          <w:szCs w:val="24"/>
          <w:u w:color="000000"/>
        </w:rPr>
        <w:t>. To avoid potential experimenter bias, experimenters of the placebo manipulations were blind to experimental hypotheses. Moreover, placebo manipulation and experimental tasks were conducted separately by different experimenters.</w:t>
      </w:r>
    </w:p>
    <w:p w14:paraId="049FD3B9"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Placebo manipulation phase</w:t>
      </w:r>
      <w:r w:rsidRPr="00C40046">
        <w:rPr>
          <w:rFonts w:ascii="Times New Roman" w:hAnsi="Times New Roman" w:cs="Times New Roman"/>
          <w:sz w:val="24"/>
          <w:szCs w:val="24"/>
          <w:u w:color="000000"/>
        </w:rPr>
        <w:t>. In the spray+ condition, participants learned oxytocin materials on a self-paced basis and then were intranasally administered with saline (but it was told as “oxytocin”). The spray was administered to each participant three times, and each administration consisted of one inhalation into each nostril. Participants took a rest (they were told it was a time period waiting for treatment to produce effects) for 10 minutes and then performed the experimental tasks. In control condition, the materials and procedure were same with the spray+ condition except the nasal spray was told as “saline” instead. Oxytocin materials used in current experiments were adopted from previous social placebo study (</w:t>
      </w:r>
      <w:r w:rsidRPr="00C40046">
        <w:rPr>
          <w:rFonts w:ascii="Times New Roman" w:hAnsi="Times New Roman" w:cs="Times New Roman"/>
          <w:color w:val="5B9BD5" w:themeColor="accent5"/>
          <w:sz w:val="24"/>
          <w:szCs w:val="24"/>
          <w:u w:color="000000"/>
        </w:rPr>
        <w:t>Yan et al., 2018</w:t>
      </w:r>
      <w:r w:rsidRPr="00C40046">
        <w:rPr>
          <w:rFonts w:ascii="Times New Roman" w:hAnsi="Times New Roman" w:cs="Times New Roman"/>
          <w:sz w:val="24"/>
          <w:szCs w:val="24"/>
          <w:u w:color="000000"/>
        </w:rPr>
        <w:t>). Experimenters of the placebo manipulation phase were blind to experimental hypotheses.</w:t>
      </w:r>
    </w:p>
    <w:p w14:paraId="028A024E"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Resting state scan.</w:t>
      </w:r>
      <w:r w:rsidRPr="00C40046">
        <w:rPr>
          <w:rFonts w:ascii="Times New Roman" w:hAnsi="Times New Roman" w:cs="Times New Roman"/>
          <w:sz w:val="24"/>
          <w:szCs w:val="24"/>
          <w:u w:color="000000"/>
        </w:rPr>
        <w:t xml:space="preserve"> In resting state session, participants with their eyes open and were instructed to attend to a black fixation cross centrally presented on a grey projection screen for 8 minutes (240TR).</w:t>
      </w:r>
    </w:p>
    <w:p w14:paraId="03871041" w14:textId="77777777" w:rsidR="00C40046" w:rsidRPr="00C40046" w:rsidDel="008D2A36" w:rsidRDefault="00C40046" w:rsidP="00C40046">
      <w:pPr>
        <w:spacing w:line="360" w:lineRule="auto"/>
        <w:jc w:val="left"/>
        <w:rPr>
          <w:del w:id="1" w:author="xinyuanyan" w:date="2019-10-28T09:33:00Z"/>
          <w:rFonts w:ascii="Times New Roman" w:hAnsi="Times New Roman" w:cs="Times New Roman"/>
          <w:b/>
          <w:i/>
          <w:sz w:val="24"/>
          <w:szCs w:val="24"/>
          <w:u w:color="000000"/>
        </w:rPr>
      </w:pPr>
      <w:moveFromRangeStart w:id="2" w:author="xinyuanyan" w:date="2019-10-28T09:33:00Z" w:name="move23147606"/>
      <w:del w:id="3" w:author="xinyuanyan" w:date="2019-10-28T09:33:00Z">
        <w:r w:rsidRPr="00C40046" w:rsidDel="008D2A36">
          <w:rPr>
            <w:rFonts w:ascii="Times New Roman" w:hAnsi="Times New Roman" w:cs="Times New Roman"/>
            <w:b/>
            <w:i/>
            <w:sz w:val="24"/>
            <w:szCs w:val="24"/>
            <w:u w:color="000000"/>
          </w:rPr>
          <w:delText>Stimuli</w:delText>
        </w:r>
        <w:r w:rsidRPr="00C40046" w:rsidDel="008D2A36">
          <w:rPr>
            <w:rFonts w:ascii="Times New Roman" w:hAnsi="Times New Roman" w:cs="Times New Roman" w:hint="eastAsia"/>
            <w:b/>
            <w:i/>
            <w:sz w:val="24"/>
            <w:szCs w:val="24"/>
            <w:u w:color="000000"/>
          </w:rPr>
          <w:delText xml:space="preserve"> for knowledge representation task. </w:delText>
        </w:r>
        <w:r w:rsidRPr="00C40046" w:rsidDel="008D2A36">
          <w:rPr>
            <w:rFonts w:ascii="Times New Roman" w:hAnsi="Times New Roman" w:cs="Times New Roman"/>
            <w:sz w:val="24"/>
            <w:szCs w:val="24"/>
            <w:u w:color="000000"/>
          </w:rPr>
          <w:delText>For the knowledge representation task, s</w:delText>
        </w:r>
        <w:r w:rsidRPr="00C40046" w:rsidDel="008D2A36">
          <w:rPr>
            <w:rFonts w:ascii="Times New Roman" w:hAnsi="Times New Roman" w:cs="DengXian"/>
            <w:sz w:val="24"/>
            <w:szCs w:val="24"/>
            <w:u w:color="000000"/>
          </w:rPr>
          <w:delText>ixty short sentences were selected as experimental stimuli and separated into two categories including “</w:delText>
        </w:r>
        <w:r w:rsidRPr="00C40046" w:rsidDel="008D2A36">
          <w:rPr>
            <w:rFonts w:ascii="Times New Roman" w:hAnsi="Times New Roman" w:cs="DengXian"/>
            <w:i/>
            <w:sz w:val="24"/>
            <w:szCs w:val="24"/>
            <w:u w:color="000000"/>
          </w:rPr>
          <w:delText>Oxytocin-knowledge</w:delText>
        </w:r>
        <w:r w:rsidRPr="00C40046" w:rsidDel="008D2A36">
          <w:rPr>
            <w:rFonts w:ascii="Times New Roman" w:hAnsi="Times New Roman" w:cs="DengXian"/>
            <w:sz w:val="24"/>
            <w:szCs w:val="24"/>
            <w:u w:color="000000"/>
          </w:rPr>
          <w:delText>” (knowledge about oxytocin; these sentences were designed to delineate the knowledge about oxytocin and its effect on social functioning; such as “Oxytocin increases the interpersonal interaction”), and “</w:delText>
        </w:r>
        <w:r w:rsidRPr="00C40046" w:rsidDel="008D2A36">
          <w:rPr>
            <w:rFonts w:ascii="Times New Roman" w:hAnsi="Times New Roman" w:cs="DengXian"/>
            <w:i/>
            <w:sz w:val="24"/>
            <w:szCs w:val="24"/>
            <w:u w:color="000000"/>
          </w:rPr>
          <w:delText>Oxytocin-irrelevant knowledge</w:delText>
        </w:r>
        <w:r w:rsidRPr="00C40046" w:rsidDel="008D2A36">
          <w:rPr>
            <w:rFonts w:ascii="Times New Roman" w:hAnsi="Times New Roman" w:cs="DengXian"/>
            <w:sz w:val="24"/>
            <w:szCs w:val="24"/>
            <w:u w:color="000000"/>
          </w:rPr>
          <w:delText>”. Here w</w:delText>
        </w:r>
        <w:r w:rsidRPr="00C40046" w:rsidDel="008D2A36">
          <w:rPr>
            <w:rFonts w:ascii="Times New Roman" w:hAnsi="Times New Roman" w:cs="Times New Roman"/>
            <w:sz w:val="24"/>
            <w:szCs w:val="24"/>
            <w:u w:color="000000"/>
          </w:rPr>
          <w:delText xml:space="preserve">e included oxytocin-irrelevant knowledge as control stimuli to elucidate whether the representation for these information would be differed between the two treatments. We chose the robot-related knowledge (referred as </w:delText>
        </w:r>
        <w:r w:rsidRPr="00C40046" w:rsidDel="008D2A36">
          <w:rPr>
            <w:rFonts w:ascii="Times New Roman" w:hAnsi="Times New Roman" w:cs="DengXian"/>
            <w:i/>
            <w:sz w:val="24"/>
            <w:szCs w:val="24"/>
            <w:u w:color="000000"/>
          </w:rPr>
          <w:delText>Robot-knowledge</w:delText>
        </w:r>
        <w:r w:rsidRPr="00C40046" w:rsidDel="008D2A36">
          <w:rPr>
            <w:rFonts w:ascii="Times New Roman" w:hAnsi="Times New Roman" w:cs="Times New Roman"/>
            <w:sz w:val="24"/>
            <w:szCs w:val="24"/>
            <w:u w:color="000000"/>
          </w:rPr>
          <w:delText>) as oxytocin-irrelevant control materials based on previous social placebo study (</w:delText>
        </w:r>
        <w:r w:rsidRPr="00C40046" w:rsidDel="008D2A36">
          <w:rPr>
            <w:rFonts w:ascii="Times New Roman" w:hAnsi="Times New Roman" w:cs="Times New Roman"/>
            <w:color w:val="5B9BD5" w:themeColor="accent5"/>
            <w:sz w:val="24"/>
            <w:szCs w:val="24"/>
            <w:u w:color="000000"/>
          </w:rPr>
          <w:delText>Yan et al., 2018</w:delText>
        </w:r>
        <w:r w:rsidRPr="00C40046" w:rsidDel="008D2A36">
          <w:rPr>
            <w:rFonts w:ascii="Times New Roman" w:hAnsi="Times New Roman" w:cs="Times New Roman"/>
            <w:sz w:val="24"/>
            <w:szCs w:val="24"/>
            <w:u w:color="000000"/>
          </w:rPr>
          <w:delText xml:space="preserve">). Sentences in </w:delText>
        </w:r>
        <w:r w:rsidRPr="00C40046" w:rsidDel="008D2A36">
          <w:rPr>
            <w:rFonts w:ascii="Times New Roman" w:hAnsi="Times New Roman" w:cs="DengXian"/>
            <w:i/>
            <w:sz w:val="24"/>
            <w:szCs w:val="24"/>
            <w:u w:color="000000"/>
          </w:rPr>
          <w:delText>Robot-knowledge</w:delText>
        </w:r>
        <w:r w:rsidRPr="00C40046" w:rsidDel="008D2A36">
          <w:rPr>
            <w:rFonts w:ascii="Times New Roman" w:hAnsi="Times New Roman" w:cs="DengXian"/>
            <w:sz w:val="24"/>
            <w:szCs w:val="24"/>
            <w:u w:color="000000"/>
          </w:rPr>
          <w:delText xml:space="preserve"> were made up from the core noun “robot”, and the high frequency words from text analysis based on robot-related materials used in </w:delText>
        </w:r>
        <w:r w:rsidRPr="00C40046" w:rsidDel="008D2A36">
          <w:rPr>
            <w:rFonts w:ascii="Times New Roman" w:hAnsi="Times New Roman" w:cs="Times New Roman"/>
            <w:sz w:val="24"/>
            <w:szCs w:val="24"/>
            <w:u w:color="000000"/>
          </w:rPr>
          <w:delText>previous social placebo manipulation phase (</w:delText>
        </w:r>
        <w:r w:rsidRPr="00C40046" w:rsidDel="008D2A36">
          <w:rPr>
            <w:rFonts w:ascii="Times New Roman" w:hAnsi="Times New Roman" w:cs="Times New Roman"/>
            <w:color w:val="5B9BD5" w:themeColor="accent5"/>
            <w:sz w:val="24"/>
            <w:szCs w:val="24"/>
            <w:u w:color="000000"/>
          </w:rPr>
          <w:delText>Yan et al., 2018</w:delText>
        </w:r>
        <w:r w:rsidRPr="00C40046" w:rsidDel="008D2A36">
          <w:rPr>
            <w:rFonts w:ascii="Times New Roman" w:hAnsi="Times New Roman" w:cs="Times New Roman"/>
            <w:sz w:val="24"/>
            <w:szCs w:val="24"/>
            <w:u w:color="000000"/>
          </w:rPr>
          <w:delText xml:space="preserve">), </w:delText>
        </w:r>
        <w:r w:rsidRPr="00C40046" w:rsidDel="008D2A36">
          <w:rPr>
            <w:rFonts w:ascii="Times New Roman" w:hAnsi="Times New Roman" w:cs="DengXian"/>
            <w:sz w:val="24"/>
            <w:szCs w:val="24"/>
            <w:u w:color="000000"/>
          </w:rPr>
          <w:delText>such as “Robot can be used in hospital to help patients”.</w:delText>
        </w:r>
        <w:r w:rsidRPr="00C40046" w:rsidDel="008D2A36">
          <w:rPr>
            <w:rFonts w:ascii="Times New Roman" w:hAnsi="Times New Roman" w:cs="Times New Roman" w:hint="eastAsia"/>
            <w:sz w:val="24"/>
            <w:szCs w:val="24"/>
            <w:u w:color="000000"/>
          </w:rPr>
          <w:delText xml:space="preserve"> </w:delText>
        </w:r>
        <w:r w:rsidRPr="00C40046" w:rsidDel="008D2A36">
          <w:rPr>
            <w:rFonts w:ascii="Times New Roman" w:hAnsi="Times New Roman" w:cs="Times New Roman"/>
            <w:sz w:val="24"/>
            <w:szCs w:val="24"/>
            <w:u w:color="000000"/>
          </w:rPr>
          <w:delText>Similarly, s</w:delText>
        </w:r>
        <w:r w:rsidRPr="00C40046" w:rsidDel="008D2A36">
          <w:rPr>
            <w:rFonts w:ascii="Times New Roman" w:hAnsi="Times New Roman" w:cs="DengXian"/>
            <w:sz w:val="24"/>
            <w:szCs w:val="24"/>
            <w:u w:color="000000"/>
          </w:rPr>
          <w:delText>entences</w:delText>
        </w:r>
        <w:r w:rsidRPr="00C40046" w:rsidDel="008D2A36">
          <w:rPr>
            <w:rFonts w:ascii="Times New Roman" w:hAnsi="Times New Roman" w:cs="DengXian"/>
            <w:i/>
            <w:sz w:val="24"/>
            <w:szCs w:val="24"/>
            <w:u w:color="000000"/>
          </w:rPr>
          <w:delText xml:space="preserve"> </w:delText>
        </w:r>
        <w:r w:rsidRPr="00C40046" w:rsidDel="008D2A36">
          <w:rPr>
            <w:rFonts w:ascii="Times New Roman" w:hAnsi="Times New Roman" w:cs="DengXian"/>
            <w:sz w:val="24"/>
            <w:szCs w:val="24"/>
            <w:u w:color="000000"/>
          </w:rPr>
          <w:delText>in</w:delText>
        </w:r>
        <w:r w:rsidRPr="00C40046" w:rsidDel="008D2A36">
          <w:rPr>
            <w:rFonts w:ascii="Times New Roman" w:hAnsi="Times New Roman" w:cs="DengXian"/>
            <w:i/>
            <w:sz w:val="24"/>
            <w:szCs w:val="24"/>
            <w:u w:color="000000"/>
          </w:rPr>
          <w:delText xml:space="preserve"> Oxytocin-knowledge </w:delText>
        </w:r>
        <w:r w:rsidRPr="00C40046" w:rsidDel="008D2A36">
          <w:rPr>
            <w:rFonts w:ascii="Times New Roman" w:hAnsi="Times New Roman" w:cs="DengXian"/>
            <w:sz w:val="24"/>
            <w:szCs w:val="24"/>
            <w:u w:color="000000"/>
          </w:rPr>
          <w:delText>were made up from “oxytocin”, and the high frequency words from text analysis based on oxytocin materials used in placebo manipulation phase.</w:delText>
        </w:r>
        <w:r w:rsidRPr="00C40046" w:rsidDel="008D2A36">
          <w:rPr>
            <w:rFonts w:ascii="Times New Roman" w:hAnsi="Times New Roman" w:cs="DengXian"/>
            <w:i/>
            <w:sz w:val="24"/>
            <w:szCs w:val="24"/>
            <w:u w:color="000000"/>
          </w:rPr>
          <w:delText xml:space="preserve"> </w:delText>
        </w:r>
        <w:r w:rsidRPr="00C40046" w:rsidDel="008D2A36">
          <w:rPr>
            <w:rFonts w:ascii="Times New Roman" w:hAnsi="Times New Roman" w:cs="DengXian"/>
            <w:sz w:val="24"/>
            <w:szCs w:val="24"/>
            <w:u w:color="000000"/>
          </w:rPr>
          <w:delText xml:space="preserve">Sentences in each category kept similar length and format, as well matched in valence and arousal (results see </w:delText>
        </w:r>
        <w:r w:rsidRPr="00C40046" w:rsidDel="008D2A36">
          <w:rPr>
            <w:rFonts w:ascii="Times New Roman" w:hAnsi="Times New Roman" w:cs="DengXian"/>
            <w:color w:val="FF0000"/>
            <w:sz w:val="24"/>
            <w:szCs w:val="24"/>
            <w:u w:color="000000"/>
          </w:rPr>
          <w:delText>SI Section 1</w:delText>
        </w:r>
        <w:r w:rsidRPr="00C40046" w:rsidDel="008D2A36">
          <w:rPr>
            <w:rFonts w:ascii="Times New Roman" w:hAnsi="Times New Roman" w:cs="DengXian"/>
            <w:sz w:val="24"/>
            <w:szCs w:val="24"/>
            <w:u w:color="000000"/>
          </w:rPr>
          <w:delText xml:space="preserve">). </w:delText>
        </w:r>
      </w:del>
    </w:p>
    <w:moveFromRangeEnd w:id="2"/>
    <w:p w14:paraId="6F873DA4"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Experimental procedure for information representation task. </w:t>
      </w:r>
      <w:r w:rsidRPr="00C40046">
        <w:rPr>
          <w:rFonts w:ascii="Times New Roman" w:hAnsi="Times New Roman" w:cs="Times New Roman"/>
          <w:sz w:val="24"/>
          <w:szCs w:val="24"/>
          <w:u w:color="000000"/>
        </w:rPr>
        <w:t>The information representation task employed a mixed block and even-related fMRI design (</w:t>
      </w:r>
      <w:r w:rsidRPr="00C40046">
        <w:rPr>
          <w:rFonts w:ascii="Times New Roman" w:hAnsi="Times New Roman" w:cs="Times New Roman"/>
          <w:color w:val="5B9BD5" w:themeColor="accent5"/>
          <w:sz w:val="24"/>
          <w:szCs w:val="24"/>
          <w:u w:color="000000"/>
        </w:rPr>
        <w:t>Donaldson, 2004</w:t>
      </w:r>
      <w:r w:rsidRPr="00C40046">
        <w:rPr>
          <w:rFonts w:ascii="Times New Roman" w:hAnsi="Times New Roman" w:cs="Times New Roman"/>
          <w:sz w:val="24"/>
          <w:szCs w:val="24"/>
          <w:u w:color="000000"/>
        </w:rPr>
        <w:t>). There were two functional scans lasting 320s (160TR) in each session.</w:t>
      </w:r>
      <w:r w:rsidRPr="00C40046">
        <w:rPr>
          <w:rFonts w:ascii="Times New Roman" w:hAnsi="Times New Roman" w:cs="DengXian"/>
          <w:sz w:val="24"/>
          <w:szCs w:val="24"/>
          <w:u w:color="000000"/>
        </w:rPr>
        <w:t xml:space="preserve"> Each functional scan consisted of six blocks (two blocks of each sentences category; (</w:t>
      </w:r>
      <w:r w:rsidRPr="00C40046">
        <w:rPr>
          <w:rFonts w:ascii="Times New Roman" w:hAnsi="Times New Roman" w:cs="DengXian"/>
          <w:i/>
          <w:sz w:val="24"/>
          <w:szCs w:val="24"/>
          <w:u w:color="000000"/>
        </w:rPr>
        <w:t>i</w:t>
      </w:r>
      <w:r w:rsidRPr="00C40046">
        <w:rPr>
          <w:rFonts w:ascii="Times New Roman" w:hAnsi="Times New Roman" w:cs="DengXian"/>
          <w:sz w:val="24"/>
          <w:szCs w:val="24"/>
          <w:u w:color="000000"/>
        </w:rPr>
        <w:t>) oxytocin-knowledge about its general knowledge; (</w:t>
      </w:r>
      <w:r w:rsidRPr="00C40046">
        <w:rPr>
          <w:rFonts w:ascii="Times New Roman" w:hAnsi="Times New Roman" w:cs="DengXian"/>
          <w:i/>
          <w:sz w:val="24"/>
          <w:szCs w:val="24"/>
          <w:u w:color="000000"/>
        </w:rPr>
        <w:t>ii</w:t>
      </w:r>
      <w:r w:rsidRPr="00C40046">
        <w:rPr>
          <w:rFonts w:ascii="Times New Roman" w:hAnsi="Times New Roman" w:cs="DengXian"/>
          <w:sz w:val="24"/>
          <w:szCs w:val="24"/>
          <w:u w:color="000000"/>
        </w:rPr>
        <w:t>) oxytocin-knowledge about its function; (</w:t>
      </w:r>
      <w:r w:rsidRPr="00C40046">
        <w:rPr>
          <w:rFonts w:ascii="Times New Roman" w:hAnsi="Times New Roman" w:cs="DengXian"/>
          <w:i/>
          <w:sz w:val="24"/>
          <w:szCs w:val="24"/>
          <w:u w:color="000000"/>
        </w:rPr>
        <w:t>iii</w:t>
      </w:r>
      <w:r w:rsidRPr="00C40046">
        <w:rPr>
          <w:rFonts w:ascii="Times New Roman" w:hAnsi="Times New Roman" w:cs="DengXian"/>
          <w:sz w:val="24"/>
          <w:szCs w:val="24"/>
          <w:u w:color="000000"/>
        </w:rPr>
        <w:t>) robot-knowledge) of 5 sentences from the same category.</w:t>
      </w:r>
      <w:r w:rsidRPr="00C40046">
        <w:rPr>
          <w:rFonts w:ascii="Times New Roman" w:hAnsi="Times New Roman" w:cs="Times New Roman"/>
          <w:sz w:val="24"/>
          <w:szCs w:val="24"/>
          <w:u w:color="000000"/>
        </w:rPr>
        <w:t xml:space="preserve"> In each block, the sentence (from the same category) was presented for 5-9s </w:t>
      </w:r>
      <w:r w:rsidRPr="00C40046">
        <w:rPr>
          <w:rFonts w:ascii="Times New Roman" w:hAnsi="Times New Roman" w:cs="Times New Roman"/>
          <w:sz w:val="24"/>
          <w:szCs w:val="24"/>
          <w:u w:color="000000"/>
        </w:rPr>
        <w:lastRenderedPageBreak/>
        <w:t>(average duration = 7s), then followed by a</w:t>
      </w:r>
      <w:r w:rsidRPr="00C40046">
        <w:rPr>
          <w:rFonts w:ascii="Times New Roman" w:hAnsi="Times New Roman" w:cs="DengXian"/>
          <w:sz w:val="24"/>
          <w:szCs w:val="24"/>
          <w:u w:color="000000"/>
        </w:rPr>
        <w:t xml:space="preserve"> fixation cross. The time duration for fixation cross was determined by the duration of the sentence and participants’ response time.</w:t>
      </w:r>
      <w:r w:rsidRPr="00C40046">
        <w:rPr>
          <w:rFonts w:ascii="Times New Roman" w:hAnsi="Times New Roman" w:cs="Times New Roman"/>
          <w:sz w:val="24"/>
          <w:szCs w:val="24"/>
          <w:u w:color="000000"/>
        </w:rPr>
        <w:t xml:space="preserve"> For example, if the presentation time for one sentence was 8s, and participants made response in 6s, then the fixation across was presented for 2s. The order of blocks and sentences were designed to present in pseudo-random order and were applied to all participants. </w:t>
      </w:r>
    </w:p>
    <w:p w14:paraId="3254BDF9"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 xml:space="preserve">In each trial, participants were asked to make understand/not understand responses to each sentence by pressing one of the two buttons with the right index or middle finger. </w:t>
      </w:r>
    </w:p>
    <w:p w14:paraId="7808B852"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color w:val="FF0000"/>
          <w:sz w:val="24"/>
          <w:szCs w:val="24"/>
          <w:highlight w:val="yellow"/>
          <w:u w:color="000000"/>
        </w:rPr>
        <w:t>We combined the two sub-categories (i.e., general knowledge and function of oxytocin) of oxytocin knowledge (referred as</w:t>
      </w:r>
      <w:r w:rsidRPr="00C40046">
        <w:rPr>
          <w:rFonts w:ascii="Times New Roman" w:hAnsi="Times New Roman" w:cs="Times New Roman"/>
          <w:i/>
          <w:color w:val="FF0000"/>
          <w:sz w:val="24"/>
          <w:szCs w:val="24"/>
          <w:highlight w:val="yellow"/>
          <w:u w:color="000000"/>
        </w:rPr>
        <w:t xml:space="preserve"> Oxytocin-related information</w:t>
      </w:r>
      <w:r w:rsidRPr="00C40046">
        <w:rPr>
          <w:rFonts w:ascii="Times New Roman" w:hAnsi="Times New Roman" w:cs="Times New Roman"/>
          <w:color w:val="FF0000"/>
          <w:sz w:val="24"/>
          <w:szCs w:val="24"/>
          <w:highlight w:val="yellow"/>
          <w:u w:color="000000"/>
        </w:rPr>
        <w:t>) due to the factor analyses based on online ratings failed to classify them into two distinct categories</w:t>
      </w:r>
      <w:r w:rsidRPr="00C40046">
        <w:rPr>
          <w:rFonts w:ascii="Times New Roman" w:hAnsi="Times New Roman" w:cs="Times New Roman"/>
          <w:color w:val="FF0000"/>
          <w:sz w:val="24"/>
          <w:szCs w:val="24"/>
          <w:u w:color="000000"/>
        </w:rPr>
        <w:t xml:space="preserve"> </w:t>
      </w:r>
      <w:r w:rsidRPr="00C40046">
        <w:rPr>
          <w:rFonts w:ascii="Times New Roman" w:hAnsi="Times New Roman" w:cs="Times New Roman"/>
          <w:sz w:val="24"/>
          <w:szCs w:val="24"/>
          <w:u w:color="000000"/>
        </w:rPr>
        <w:t>(</w:t>
      </w:r>
      <w:r w:rsidRPr="00C40046">
        <w:rPr>
          <w:rFonts w:ascii="Times New Roman" w:hAnsi="Times New Roman" w:cs="Times New Roman"/>
          <w:color w:val="FF0000"/>
          <w:sz w:val="24"/>
          <w:szCs w:val="24"/>
          <w:u w:color="000000"/>
        </w:rPr>
        <w:t>SI, TableS?</w:t>
      </w:r>
      <w:r w:rsidRPr="00C40046">
        <w:rPr>
          <w:rFonts w:ascii="Times New Roman" w:hAnsi="Times New Roman" w:cs="Times New Roman"/>
          <w:sz w:val="24"/>
          <w:szCs w:val="24"/>
          <w:u w:color="000000"/>
        </w:rPr>
        <w:t xml:space="preserve">). </w:t>
      </w:r>
    </w:p>
    <w:p w14:paraId="01940AD8"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 xml:space="preserve">The self-reported comprehension rating in scanner for </w:t>
      </w:r>
      <w:r w:rsidRPr="00C40046">
        <w:rPr>
          <w:rFonts w:ascii="Times New Roman" w:hAnsi="Times New Roman" w:cs="Times New Roman"/>
          <w:i/>
          <w:sz w:val="24"/>
          <w:szCs w:val="24"/>
          <w:u w:color="000000"/>
        </w:rPr>
        <w:t>oxytocin-irrelevant</w:t>
      </w:r>
      <w:r w:rsidRPr="00C40046">
        <w:rPr>
          <w:rFonts w:ascii="Times New Roman" w:hAnsi="Times New Roman" w:cs="Times New Roman"/>
          <w:sz w:val="24"/>
          <w:szCs w:val="24"/>
          <w:u w:color="000000"/>
        </w:rPr>
        <w:t xml:space="preserve"> information (</w:t>
      </w:r>
      <w:r w:rsidRPr="00C40046">
        <w:rPr>
          <w:rFonts w:ascii="Times New Roman" w:hAnsi="Times New Roman" w:cs="Times New Roman"/>
          <w:i/>
          <w:sz w:val="24"/>
          <w:szCs w:val="24"/>
          <w:u w:color="000000"/>
        </w:rPr>
        <w:t>Robot-knowledge</w:t>
      </w:r>
      <w:r w:rsidRPr="00C40046">
        <w:rPr>
          <w:rFonts w:ascii="Times New Roman" w:hAnsi="Times New Roman" w:cs="Times New Roman"/>
          <w:sz w:val="24"/>
          <w:szCs w:val="24"/>
          <w:u w:color="000000"/>
        </w:rPr>
        <w:t>) was no difference in two treatment conditions (F (1,60)=0.744, p=0.392,</w:t>
      </w:r>
      <w:r w:rsidRPr="00C40046">
        <w:rPr>
          <w:rFonts w:ascii="Times New Roman" w:hAnsi="Times New Roman" w:cs="Times New Roman"/>
          <w:sz w:val="24"/>
          <w:szCs w:val="24"/>
          <w:u w:color="000000"/>
          <w:lang w:val="el-GR"/>
        </w:rPr>
        <w:t xml:space="preserve"> η</w:t>
      </w:r>
      <w:r w:rsidRPr="00C40046">
        <w:rPr>
          <w:rFonts w:ascii="Times New Roman" w:hAnsi="Times New Roman" w:cs="Times New Roman"/>
          <w:sz w:val="24"/>
          <w:szCs w:val="24"/>
          <w:u w:color="000000"/>
          <w:vertAlign w:val="subscript"/>
        </w:rPr>
        <w:t>p</w:t>
      </w:r>
      <w:r w:rsidRPr="00C40046">
        <w:rPr>
          <w:rFonts w:ascii="Times New Roman" w:hAnsi="Times New Roman" w:cs="Times New Roman"/>
          <w:sz w:val="24"/>
          <w:szCs w:val="24"/>
          <w:u w:color="000000"/>
          <w:vertAlign w:val="superscript"/>
        </w:rPr>
        <w:t>2</w:t>
      </w:r>
      <w:r w:rsidRPr="00C40046">
        <w:rPr>
          <w:rFonts w:ascii="Times New Roman" w:hAnsi="Times New Roman" w:cs="Times New Roman"/>
          <w:sz w:val="24"/>
          <w:szCs w:val="24"/>
          <w:u w:color="000000"/>
        </w:rPr>
        <w:t xml:space="preserve">=0.012), but showed difference for </w:t>
      </w:r>
      <w:r w:rsidRPr="00C40046">
        <w:rPr>
          <w:rFonts w:ascii="Times New Roman" w:hAnsi="Times New Roman" w:cs="Times New Roman"/>
          <w:i/>
          <w:sz w:val="24"/>
          <w:szCs w:val="24"/>
          <w:u w:color="000000"/>
        </w:rPr>
        <w:t>Oxytocin-related information</w:t>
      </w:r>
      <w:r w:rsidRPr="00C40046">
        <w:rPr>
          <w:rFonts w:ascii="Times New Roman" w:hAnsi="Times New Roman" w:cs="Times New Roman"/>
          <w:sz w:val="24"/>
          <w:szCs w:val="24"/>
          <w:u w:color="000000"/>
        </w:rPr>
        <w:t xml:space="preserve"> (spray+ &gt; control; F(1,60) = 5.926, p=0.018, </w:t>
      </w:r>
      <w:r w:rsidRPr="00C40046">
        <w:rPr>
          <w:rFonts w:ascii="Times New Roman" w:hAnsi="Times New Roman" w:cs="Times New Roman"/>
          <w:sz w:val="24"/>
          <w:szCs w:val="24"/>
          <w:u w:color="000000"/>
          <w:lang w:val="el-GR"/>
        </w:rPr>
        <w:t>η</w:t>
      </w:r>
      <w:r w:rsidRPr="00C40046">
        <w:rPr>
          <w:rFonts w:ascii="Times New Roman" w:hAnsi="Times New Roman" w:cs="Times New Roman"/>
          <w:sz w:val="24"/>
          <w:szCs w:val="24"/>
          <w:u w:color="000000"/>
          <w:vertAlign w:val="subscript"/>
        </w:rPr>
        <w:t>p</w:t>
      </w:r>
      <w:r w:rsidRPr="00C40046">
        <w:rPr>
          <w:rFonts w:ascii="Times New Roman" w:hAnsi="Times New Roman" w:cs="Times New Roman"/>
          <w:sz w:val="24"/>
          <w:szCs w:val="24"/>
          <w:u w:color="000000"/>
          <w:vertAlign w:val="superscript"/>
        </w:rPr>
        <w:t>2</w:t>
      </w:r>
      <w:r w:rsidRPr="00C40046">
        <w:rPr>
          <w:rFonts w:ascii="Times New Roman" w:hAnsi="Times New Roman" w:cs="Times New Roman"/>
          <w:sz w:val="24"/>
          <w:szCs w:val="24"/>
          <w:u w:color="000000"/>
        </w:rPr>
        <w:t xml:space="preserve">=0.090). Suggesting that the placebo manipulation was successful, that participants who believed they sprayed “oxytocin” had more clear and deep comprehension.  </w:t>
      </w:r>
    </w:p>
    <w:p w14:paraId="2770A70F"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In out-scanner phase, participants were asked to complete a post-rating task for information representation task, in which participants were asked to report for each sentence: (</w:t>
      </w:r>
      <w:r w:rsidRPr="00C40046">
        <w:rPr>
          <w:rFonts w:ascii="Times New Roman" w:hAnsi="Times New Roman" w:cs="Times New Roman"/>
          <w:i/>
          <w:sz w:val="24"/>
          <w:szCs w:val="24"/>
          <w:u w:color="000000"/>
        </w:rPr>
        <w:t>i</w:t>
      </w:r>
      <w:r w:rsidRPr="00C40046">
        <w:rPr>
          <w:rFonts w:ascii="Times New Roman" w:hAnsi="Times New Roman" w:cs="Times New Roman"/>
          <w:sz w:val="24"/>
          <w:szCs w:val="24"/>
          <w:u w:color="000000"/>
        </w:rPr>
        <w:t>) “How true do you think this sentence is?” (on a 9-point Likert scale: 1 = not interesting at all, 9 = extremely interesting); (</w:t>
      </w:r>
      <w:r w:rsidRPr="00C40046">
        <w:rPr>
          <w:rFonts w:ascii="Times New Roman" w:hAnsi="Times New Roman" w:cs="Times New Roman"/>
          <w:i/>
          <w:sz w:val="24"/>
          <w:szCs w:val="24"/>
          <w:u w:color="000000"/>
        </w:rPr>
        <w:t>ii</w:t>
      </w:r>
      <w:r w:rsidRPr="00C40046">
        <w:rPr>
          <w:rFonts w:ascii="Times New Roman" w:hAnsi="Times New Roman" w:cs="Times New Roman"/>
          <w:sz w:val="24"/>
          <w:szCs w:val="24"/>
          <w:u w:color="000000"/>
        </w:rPr>
        <w:t>) “How much do you understand this sentence?” (1 = not understand at all, 9 = understand extremely well); and (</w:t>
      </w:r>
      <w:r w:rsidRPr="00C40046">
        <w:rPr>
          <w:rFonts w:ascii="Times New Roman" w:hAnsi="Times New Roman" w:cs="Times New Roman"/>
          <w:i/>
          <w:sz w:val="24"/>
          <w:szCs w:val="24"/>
          <w:u w:color="000000"/>
        </w:rPr>
        <w:t>iii</w:t>
      </w:r>
      <w:r w:rsidRPr="00C40046">
        <w:rPr>
          <w:rFonts w:ascii="Times New Roman" w:hAnsi="Times New Roman" w:cs="Times New Roman"/>
          <w:sz w:val="24"/>
          <w:szCs w:val="24"/>
          <w:u w:color="000000"/>
        </w:rPr>
        <w:t>) “How much self-relatedness do you feel for this sentence?” (1 = not relate to myself at all, 9 = extremely relate to myself). These three kinds of questions corresponded to the trueness rating, comprehension rating, and self-relatedness rating.</w:t>
      </w:r>
    </w:p>
    <w:p w14:paraId="27C5B2D5" w14:textId="77777777" w:rsidR="00C40046" w:rsidRPr="00C40046" w:rsidRDefault="00C40046" w:rsidP="00C40046">
      <w:pPr>
        <w:spacing w:line="360" w:lineRule="auto"/>
        <w:jc w:val="left"/>
        <w:rPr>
          <w:rFonts w:ascii="Times New Roman" w:hAnsi="Times New Roman" w:cs="Times New Roman"/>
          <w:sz w:val="24"/>
          <w:szCs w:val="21"/>
          <w:u w:color="000000"/>
        </w:rPr>
      </w:pPr>
      <w:r w:rsidRPr="00C40046">
        <w:rPr>
          <w:rFonts w:ascii="Times New Roman" w:hAnsi="Times New Roman" w:cs="Times New Roman"/>
          <w:b/>
          <w:i/>
          <w:sz w:val="24"/>
          <w:szCs w:val="24"/>
          <w:u w:color="000000"/>
        </w:rPr>
        <w:t>Social incentive delay task.</w:t>
      </w:r>
      <w:r w:rsidRPr="00C40046">
        <w:rPr>
          <w:rFonts w:ascii="Times New Roman" w:hAnsi="Times New Roman" w:cs="Times New Roman"/>
          <w:b/>
          <w:sz w:val="24"/>
          <w:szCs w:val="24"/>
          <w:u w:color="000000"/>
        </w:rPr>
        <w:t xml:space="preserve"> </w:t>
      </w:r>
      <w:r w:rsidRPr="00C40046">
        <w:rPr>
          <w:rFonts w:ascii="Times New Roman" w:hAnsi="Times New Roman" w:cs="Times New Roman"/>
          <w:color w:val="7030A0"/>
          <w:sz w:val="24"/>
          <w:szCs w:val="24"/>
          <w:u w:color="000000"/>
        </w:rPr>
        <w:t xml:space="preserve">#general task description. </w:t>
      </w:r>
      <w:r w:rsidRPr="00C40046">
        <w:rPr>
          <w:rFonts w:ascii="Times New Roman" w:hAnsi="Times New Roman" w:cs="Times New Roman"/>
          <w:sz w:val="24"/>
          <w:szCs w:val="21"/>
          <w:u w:color="000000"/>
        </w:rPr>
        <w:t>The current study adopted revised social incentive delay task (</w:t>
      </w:r>
      <w:r w:rsidRPr="00C40046">
        <w:rPr>
          <w:rFonts w:ascii="Times New Roman" w:hAnsi="Times New Roman" w:cs="Times New Roman"/>
          <w:color w:val="5B9BD5" w:themeColor="accent5"/>
          <w:sz w:val="24"/>
          <w:szCs w:val="21"/>
          <w:u w:color="000000"/>
        </w:rPr>
        <w:t>Spreckelmeyer et al., 2009</w:t>
      </w:r>
      <w:r w:rsidRPr="00C40046">
        <w:rPr>
          <w:rFonts w:ascii="Times New Roman" w:hAnsi="Times New Roman" w:cs="Times New Roman"/>
          <w:sz w:val="24"/>
          <w:szCs w:val="21"/>
          <w:u w:color="000000"/>
        </w:rPr>
        <w:t xml:space="preserve">) which consisted of 90 trials. Each trial started with the appearance of one of the three cues on the screen for 240ms then followed by a fixation cross for 2250-2750ms and the target symbol for </w:t>
      </w:r>
      <w:r w:rsidRPr="00C40046">
        <w:rPr>
          <w:rFonts w:ascii="Times New Roman" w:hAnsi="Times New Roman" w:cs="Times New Roman"/>
          <w:sz w:val="24"/>
          <w:szCs w:val="21"/>
          <w:u w:color="000000"/>
        </w:rPr>
        <w:lastRenderedPageBreak/>
        <w:t xml:space="preserve">160-280ms (depends on participants’ performance in practice trials), finally presented with the outcome (duration for presenting outcome: 1650ms) according to participants’ responses. </w:t>
      </w:r>
      <w:r w:rsidRPr="00C40046">
        <w:rPr>
          <w:rFonts w:ascii="Times New Roman" w:hAnsi="Times New Roman" w:cs="Times New Roman"/>
          <w:color w:val="7030A0"/>
          <w:sz w:val="24"/>
          <w:szCs w:val="24"/>
          <w:u w:color="000000"/>
        </w:rPr>
        <w:t xml:space="preserve">#details about the task. </w:t>
      </w:r>
      <w:r w:rsidRPr="00C40046">
        <w:rPr>
          <w:rFonts w:ascii="Times New Roman" w:hAnsi="Times New Roman" w:cs="Times New Roman"/>
          <w:sz w:val="24"/>
          <w:szCs w:val="21"/>
          <w:u w:color="000000"/>
        </w:rPr>
        <w:t>Cues preceding target signaled potential reward (denoted by black triangle) or potential punishment (denoted by black square) or neutral stimuli (denoted by black circle). The time for presenting target symbol was adjusted by individual reaction time in practice session to maintain suitable task difficulty. If participant’s hit rate was less than 50%, the target time would equal to his averaged reaction time across all trials in practice session (less than 800ms); otherwise, the time would be decreased by 15% of the practice response time (i.e., practice response time×85%) but was restricted to a range from 160ms to 280ms. Participants would gain social reward (reward condition) or avoid social punishment (punishment condition) or see the neutral outcome (neutral condition) upon successful reaction in time before a cued target symbol (a black diamond) disappeared on the screen. There were 30 trials in each condition and the presentation order for each trial was randomly set across all participants.</w:t>
      </w:r>
    </w:p>
    <w:p w14:paraId="666A6630" w14:textId="77777777" w:rsidR="00C40046" w:rsidRPr="00C40046" w:rsidRDefault="00C40046" w:rsidP="00C40046">
      <w:pPr>
        <w:spacing w:line="360" w:lineRule="auto"/>
        <w:jc w:val="left"/>
        <w:rPr>
          <w:rFonts w:ascii="Times New Roman" w:hAnsi="Times New Roman" w:cs="Times New Roman"/>
          <w:sz w:val="24"/>
          <w:szCs w:val="21"/>
          <w:u w:color="000000"/>
        </w:rPr>
      </w:pPr>
    </w:p>
    <w:p w14:paraId="1ADF289A" w14:textId="77777777" w:rsidR="00C40046" w:rsidRPr="00C40046" w:rsidRDefault="00C40046" w:rsidP="00C40046">
      <w:pPr>
        <w:spacing w:line="360" w:lineRule="auto"/>
        <w:jc w:val="left"/>
        <w:rPr>
          <w:rFonts w:ascii="Times New Roman" w:hAnsi="Times New Roman" w:cs="Times New Roman"/>
          <w:b/>
          <w:sz w:val="24"/>
          <w:szCs w:val="24"/>
          <w:u w:color="000000"/>
        </w:rPr>
      </w:pPr>
      <w:r w:rsidRPr="00C40046">
        <w:rPr>
          <w:rFonts w:ascii="Times New Roman" w:hAnsi="Times New Roman" w:cs="Times New Roman"/>
          <w:b/>
          <w:sz w:val="24"/>
          <w:szCs w:val="24"/>
          <w:u w:color="000000"/>
        </w:rPr>
        <w:t>Data analysis</w:t>
      </w:r>
    </w:p>
    <w:p w14:paraId="7E255FFA" w14:textId="77777777" w:rsidR="00C40046" w:rsidRPr="00C40046" w:rsidRDefault="00C40046" w:rsidP="00C40046">
      <w:pPr>
        <w:spacing w:line="360" w:lineRule="auto"/>
        <w:jc w:val="left"/>
        <w:rPr>
          <w:rFonts w:ascii="Times New Roman" w:eastAsia="AdvP4D35B8" w:hAnsi="Times New Roman" w:cs="Times New Roman"/>
          <w:kern w:val="0"/>
          <w:sz w:val="24"/>
          <w:szCs w:val="24"/>
          <w:u w:color="000000"/>
        </w:rPr>
      </w:pPr>
      <w:r w:rsidRPr="00C40046">
        <w:rPr>
          <w:rFonts w:ascii="Times New Roman" w:hAnsi="Times New Roman" w:cs="Times New Roman"/>
          <w:b/>
          <w:i/>
          <w:sz w:val="24"/>
          <w:szCs w:val="24"/>
          <w:u w:color="000000"/>
        </w:rPr>
        <w:t>Image acquisition</w:t>
      </w:r>
      <w:r w:rsidRPr="00C40046">
        <w:rPr>
          <w:rFonts w:ascii="Times New Roman" w:hAnsi="Times New Roman" w:cs="Times New Roman"/>
          <w:sz w:val="24"/>
          <w:szCs w:val="24"/>
          <w:u w:color="000000"/>
        </w:rPr>
        <w:t xml:space="preserve">. </w:t>
      </w:r>
      <w:r w:rsidRPr="00C40046">
        <w:rPr>
          <w:rFonts w:ascii="Times New Roman" w:eastAsia="AdvP4D35B8" w:hAnsi="Times New Roman" w:cs="Times New Roman"/>
          <w:kern w:val="0"/>
          <w:sz w:val="24"/>
          <w:szCs w:val="24"/>
          <w:u w:color="000000"/>
        </w:rPr>
        <w:t>Functional brain images were acquired using a 3-Tesla Siemens Trio scanner at the Beijing Normal University. Blood oxygen level-dependent (BOLD) gradient echo planar images (EPIs) were obtained using a 12-channel head coil [64 × 64 × 37 matrix with 3.44 × 3.44 × 5 mm spatial resolution, repetition time (TR) = 2000ms, echo time (TE) = 30ms, flip angle = 90°, field of view (FOV)=24 × 24 cm]. A high-resolution T1-weighted structural image (256 × 256 × 144 matrix with a spatial resolution of 1 × 1 × 1.33 mm, TR = 2530ms, TE = 3.37ms, inversion time (TI) = 1100ms, flip angle = 7°) was subsequently acquired.</w:t>
      </w:r>
    </w:p>
    <w:p w14:paraId="7ADFF752"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Data preprocessing for resting state. </w:t>
      </w:r>
      <w:r w:rsidRPr="00C40046">
        <w:rPr>
          <w:rFonts w:ascii="Times New Roman" w:hAnsi="Times New Roman" w:cs="Times New Roman"/>
          <w:sz w:val="24"/>
          <w:szCs w:val="24"/>
          <w:u w:color="000000"/>
        </w:rPr>
        <w:t xml:space="preserve">Preprocessing for resting-state data consisted of standard procedure, by using statistical parametric mapping (SPM12, Wellcome Trust Centre for Neuroimaging, London) and the Data Processing Assistance for Resting-State fMRI (DPARSF V4.4; </w:t>
      </w:r>
      <w:r w:rsidRPr="00C40046">
        <w:rPr>
          <w:rFonts w:ascii="Times New Roman" w:hAnsi="Times New Roman" w:cs="Times New Roman"/>
          <w:color w:val="5B9BD5" w:themeColor="accent5"/>
          <w:sz w:val="24"/>
          <w:szCs w:val="24"/>
          <w:u w:color="000000"/>
        </w:rPr>
        <w:t>Yan and Zang, 2010</w:t>
      </w:r>
      <w:r w:rsidRPr="00C40046">
        <w:rPr>
          <w:rFonts w:ascii="Times New Roman" w:hAnsi="Times New Roman" w:cs="Times New Roman"/>
          <w:sz w:val="24"/>
          <w:szCs w:val="24"/>
          <w:u w:color="000000"/>
        </w:rPr>
        <w:t xml:space="preserve">). The first 10 volumes of the functional images were discarded to avoid initial steady-state problems, followed by </w:t>
      </w:r>
      <w:r w:rsidRPr="00C40046">
        <w:rPr>
          <w:rFonts w:ascii="Times New Roman" w:hAnsi="Times New Roman" w:cs="Times New Roman"/>
          <w:sz w:val="24"/>
          <w:szCs w:val="24"/>
          <w:u w:color="000000"/>
        </w:rPr>
        <w:lastRenderedPageBreak/>
        <w:t>preprocessing procedure including slice timing, motion correction, nuisance signals regression (including 24 head motion parameters (</w:t>
      </w:r>
      <w:r w:rsidRPr="00C40046">
        <w:rPr>
          <w:rFonts w:ascii="Times New Roman" w:hAnsi="Times New Roman" w:cs="Times New Roman"/>
          <w:color w:val="5B9BD5" w:themeColor="accent5"/>
          <w:sz w:val="24"/>
          <w:szCs w:val="24"/>
          <w:u w:color="000000"/>
        </w:rPr>
        <w:t>Friston et al., 1996</w:t>
      </w:r>
      <w:r w:rsidRPr="00C40046">
        <w:rPr>
          <w:rFonts w:ascii="Times New Roman" w:hAnsi="Times New Roman" w:cs="Times New Roman"/>
          <w:sz w:val="24"/>
          <w:szCs w:val="24"/>
          <w:u w:color="000000"/>
        </w:rPr>
        <w:t>) and five CompCorr signals (</w:t>
      </w:r>
      <w:r w:rsidRPr="00C40046">
        <w:rPr>
          <w:rFonts w:ascii="Times New Roman" w:hAnsi="Times New Roman" w:cs="Times New Roman"/>
          <w:color w:val="5B9BD5" w:themeColor="accent5"/>
          <w:sz w:val="24"/>
          <w:szCs w:val="24"/>
          <w:u w:color="000000"/>
        </w:rPr>
        <w:t>Behzadi et al., 2007</w:t>
      </w:r>
      <w:r w:rsidRPr="00C40046">
        <w:rPr>
          <w:rFonts w:ascii="Times New Roman" w:hAnsi="Times New Roman" w:cs="Times New Roman"/>
          <w:sz w:val="24"/>
          <w:szCs w:val="24"/>
          <w:u w:color="000000"/>
        </w:rPr>
        <w:t>)). Then the corrected and regressed functional images were normalized to the Montreal Neurological Institute (MNI) space and were resampled to 2 mm isotropic voxels, followed by spatial smoothing with a 4 mm full-width at half-maximum Gaussian kernel. Then the time series of BOLD signal were filtered with band-pass filtering (0.01-0.15 Hz) which would allow comparison of both resting-state and task data (</w:t>
      </w:r>
      <w:r w:rsidRPr="00C40046">
        <w:rPr>
          <w:rFonts w:ascii="Times New Roman" w:hAnsi="Times New Roman" w:cs="Times New Roman"/>
          <w:color w:val="5B9BD5" w:themeColor="accent5"/>
          <w:sz w:val="24"/>
          <w:szCs w:val="24"/>
          <w:u w:color="000000"/>
        </w:rPr>
        <w:t>Sun et al., 2004; Hearne et al., 2017</w:t>
      </w:r>
      <w:r w:rsidRPr="00C40046">
        <w:rPr>
          <w:rFonts w:ascii="Times New Roman" w:hAnsi="Times New Roman" w:cs="Times New Roman"/>
          <w:sz w:val="24"/>
          <w:szCs w:val="24"/>
          <w:u w:color="000000"/>
        </w:rPr>
        <w:t xml:space="preserve">). </w:t>
      </w:r>
    </w:p>
    <w:p w14:paraId="7D200E94"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Functional connectivity estimation in resting state fMRI. </w:t>
      </w:r>
      <w:r w:rsidRPr="00C40046">
        <w:rPr>
          <w:rFonts w:ascii="Times New Roman" w:hAnsi="Times New Roman" w:cs="Times New Roman"/>
          <w:sz w:val="24"/>
          <w:szCs w:val="24"/>
          <w:u w:color="000000"/>
        </w:rPr>
        <w:t xml:space="preserve">We aimed to examine the differences in functional connectivity strength within social brain network between spray+ and control condition by conducting functional connectivity analyses. We adopted the well-defined social brain network (36 distinct regions) from a meta-analysis </w:t>
      </w:r>
      <w:r w:rsidRPr="00C40046">
        <w:rPr>
          <w:rFonts w:ascii="Times New Roman" w:hAnsi="Times New Roman" w:cs="DengXian"/>
          <w:sz w:val="24"/>
          <w:szCs w:val="24"/>
          <w:u w:color="000000"/>
        </w:rPr>
        <w:t>of neuroimaging studies in social neuroscience</w:t>
      </w:r>
      <w:r w:rsidRPr="00C40046">
        <w:rPr>
          <w:rFonts w:ascii="Times New Roman" w:hAnsi="Times New Roman" w:cs="Times New Roman"/>
          <w:sz w:val="24"/>
          <w:szCs w:val="24"/>
          <w:u w:color="000000"/>
        </w:rPr>
        <w:t xml:space="preserve"> (</w:t>
      </w:r>
      <w:r w:rsidRPr="00C40046">
        <w:rPr>
          <w:rFonts w:ascii="Times New Roman" w:hAnsi="Times New Roman" w:cs="Times New Roman"/>
          <w:color w:val="5B9BD5" w:themeColor="accent5"/>
          <w:sz w:val="24"/>
          <w:szCs w:val="24"/>
          <w:u w:color="000000"/>
        </w:rPr>
        <w:t>Alcalá-López et al., 2017</w:t>
      </w:r>
      <w:r w:rsidRPr="00C40046">
        <w:rPr>
          <w:rFonts w:ascii="Times New Roman" w:hAnsi="Times New Roman" w:cs="Times New Roman"/>
          <w:sz w:val="24"/>
          <w:szCs w:val="24"/>
          <w:u w:color="000000"/>
        </w:rPr>
        <w:t>). After preprocessing, time-series were extracted from each ROI and then did Pearson correlation with each pair of time series within the social brain atlas. The resulting correlation coefficient (</w:t>
      </w:r>
      <w:r w:rsidRPr="00C40046">
        <w:rPr>
          <w:rFonts w:ascii="Times New Roman" w:hAnsi="Times New Roman" w:cs="Times New Roman"/>
          <w:i/>
          <w:sz w:val="24"/>
          <w:szCs w:val="24"/>
          <w:u w:color="000000"/>
        </w:rPr>
        <w:t>r-value</w:t>
      </w:r>
      <w:r w:rsidRPr="00C40046">
        <w:rPr>
          <w:rFonts w:ascii="Times New Roman" w:hAnsi="Times New Roman" w:cs="Times New Roman"/>
          <w:sz w:val="24"/>
          <w:szCs w:val="24"/>
          <w:u w:color="000000"/>
        </w:rPr>
        <w:t xml:space="preserve">) in each node yielded a 36 × 36 connectivity matrix for each participant. The mean functional connection strength was calculated by averaging the r-values within the matrix. </w:t>
      </w:r>
    </w:p>
    <w:p w14:paraId="51DC4577"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Graph theory analysis. </w:t>
      </w:r>
      <w:r w:rsidRPr="00C40046">
        <w:rPr>
          <w:rFonts w:ascii="Times New Roman" w:hAnsi="Times New Roman" w:cs="Times New Roman"/>
          <w:sz w:val="24"/>
          <w:szCs w:val="24"/>
          <w:u w:color="000000"/>
        </w:rPr>
        <w:t>To ensure and increase biological interpretability, all graphic analyses were based on an established and extensively validated functional parcellation system (</w:t>
      </w:r>
      <w:r w:rsidRPr="00C40046">
        <w:rPr>
          <w:rFonts w:ascii="Times New Roman" w:hAnsi="Times New Roman" w:cs="Times New Roman"/>
          <w:color w:val="5B9BD5" w:themeColor="accent5"/>
          <w:sz w:val="24"/>
          <w:szCs w:val="24"/>
          <w:u w:color="000000"/>
        </w:rPr>
        <w:t>Power et al., 2014</w:t>
      </w:r>
      <w:r w:rsidRPr="00C40046">
        <w:rPr>
          <w:rFonts w:ascii="Times New Roman" w:hAnsi="Times New Roman" w:cs="Times New Roman"/>
          <w:sz w:val="24"/>
          <w:szCs w:val="24"/>
          <w:u w:color="000000"/>
        </w:rPr>
        <w:t>). We investigate the graph properties within the social brain network. The functional matrix was thresholded (to exclude the bias of specific density thresholds, threshold values ranged from 0.05 to 0.50 with an increment of 0.05) to yield binary networks. We investigated and calculated the network efficiency (global efficiency and local efficiency) by the tools implemented in the Brain Connectivity Toolbox (</w:t>
      </w:r>
      <w:r w:rsidRPr="00C40046">
        <w:rPr>
          <w:rFonts w:ascii="Times New Roman" w:hAnsi="Times New Roman" w:cs="Times New Roman"/>
          <w:color w:val="5B9BD5" w:themeColor="accent5"/>
          <w:sz w:val="24"/>
          <w:szCs w:val="24"/>
          <w:u w:color="000000"/>
        </w:rPr>
        <w:t>Rubinov and Sporns, 2010</w:t>
      </w:r>
      <w:r w:rsidRPr="00C40046">
        <w:rPr>
          <w:rFonts w:ascii="Times New Roman" w:hAnsi="Times New Roman" w:cs="Times New Roman"/>
          <w:sz w:val="24"/>
          <w:szCs w:val="24"/>
          <w:u w:color="000000"/>
        </w:rPr>
        <w:t xml:space="preserve">). To provide a systematic and stable network assessment, we calculated the network metric in a threshold-independent way by using the area under the curve (AUC, i.e., the integral) for further statistic evaluation. We also constructed weighted network, the results were similar with binary ones (see </w:t>
      </w:r>
      <w:r w:rsidRPr="00C40046">
        <w:rPr>
          <w:rFonts w:ascii="Times New Roman" w:hAnsi="Times New Roman" w:cs="Times New Roman"/>
          <w:color w:val="FF0000"/>
          <w:sz w:val="24"/>
          <w:szCs w:val="24"/>
          <w:u w:color="000000"/>
        </w:rPr>
        <w:t>Figure S4</w:t>
      </w:r>
      <w:r w:rsidRPr="00C40046">
        <w:rPr>
          <w:rFonts w:ascii="Times New Roman" w:hAnsi="Times New Roman" w:cs="Times New Roman"/>
          <w:sz w:val="24"/>
          <w:szCs w:val="24"/>
          <w:u w:color="000000"/>
        </w:rPr>
        <w:t>).</w:t>
      </w:r>
    </w:p>
    <w:p w14:paraId="0A61D042"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lastRenderedPageBreak/>
        <w:t>Additionally, we extracted default-mode network, salience network from the power 264 nodes and constructed functional connectivity matrix within each network for each participant as control analyses.</w:t>
      </w:r>
    </w:p>
    <w:p w14:paraId="657F2846" w14:textId="77777777" w:rsidR="00C40046" w:rsidRPr="00C40046" w:rsidRDefault="00C40046" w:rsidP="00C40046">
      <w:pPr>
        <w:spacing w:line="360" w:lineRule="auto"/>
        <w:jc w:val="left"/>
        <w:rPr>
          <w:rFonts w:ascii="Times New Roman" w:hAnsi="Times New Roman" w:cs="Times New Roman"/>
          <w:sz w:val="24"/>
          <w:szCs w:val="24"/>
          <w:u w:color="000000"/>
        </w:rPr>
      </w:pPr>
    </w:p>
    <w:p w14:paraId="5A38FD63" w14:textId="77777777" w:rsidR="00C40046" w:rsidRPr="00C40046" w:rsidRDefault="00C40046" w:rsidP="00C40046">
      <w:pPr>
        <w:spacing w:line="360" w:lineRule="auto"/>
        <w:jc w:val="left"/>
        <w:rPr>
          <w:rFonts w:ascii="Times New Roman" w:hAnsi="Times New Roman" w:cs="Times New Roman"/>
          <w:b/>
          <w:i/>
          <w:sz w:val="24"/>
          <w:szCs w:val="24"/>
          <w:u w:color="000000"/>
        </w:rPr>
      </w:pPr>
      <w:r w:rsidRPr="00C40046">
        <w:rPr>
          <w:rFonts w:ascii="Times New Roman" w:hAnsi="Times New Roman" w:cs="Times New Roman"/>
          <w:b/>
          <w:i/>
          <w:sz w:val="24"/>
          <w:szCs w:val="24"/>
          <w:u w:color="000000"/>
        </w:rPr>
        <w:t>Data preprocessing for information representation task.</w:t>
      </w:r>
    </w:p>
    <w:p w14:paraId="575DB7C0"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 xml:space="preserve">Preprocessing for this task was performed using SPM12. The functional images were spatially realigned to the first volume </w:t>
      </w:r>
      <w:bookmarkStart w:id="4" w:name="OLE_LINK21"/>
      <w:bookmarkStart w:id="5" w:name="OLE_LINK18"/>
      <w:r w:rsidRPr="00C40046">
        <w:rPr>
          <w:rFonts w:ascii="Times New Roman" w:hAnsi="Times New Roman" w:cs="Times New Roman"/>
          <w:sz w:val="24"/>
          <w:szCs w:val="24"/>
          <w:u w:color="000000"/>
        </w:rPr>
        <w:t>to correct for head motion</w:t>
      </w:r>
      <w:bookmarkEnd w:id="4"/>
      <w:bookmarkEnd w:id="5"/>
      <w:r w:rsidRPr="00C40046">
        <w:rPr>
          <w:rFonts w:ascii="Times New Roman" w:hAnsi="Times New Roman" w:cs="Times New Roman"/>
          <w:sz w:val="24"/>
          <w:szCs w:val="24"/>
          <w:u w:color="000000"/>
        </w:rPr>
        <w:t xml:space="preserve">, </w:t>
      </w:r>
      <w:bookmarkStart w:id="6" w:name="OLE_LINK23"/>
      <w:bookmarkStart w:id="7" w:name="OLE_LINK22"/>
      <w:r w:rsidRPr="00C40046">
        <w:rPr>
          <w:rFonts w:ascii="Times New Roman" w:hAnsi="Times New Roman" w:cs="Times New Roman"/>
          <w:sz w:val="24"/>
          <w:szCs w:val="24"/>
          <w:u w:color="000000"/>
        </w:rPr>
        <w:t xml:space="preserve">and then </w:t>
      </w:r>
      <w:bookmarkEnd w:id="6"/>
      <w:bookmarkEnd w:id="7"/>
      <w:r w:rsidRPr="00C40046">
        <w:rPr>
          <w:rFonts w:ascii="Times New Roman" w:hAnsi="Times New Roman" w:cs="DengXian"/>
          <w:sz w:val="24"/>
          <w:szCs w:val="24"/>
          <w:u w:color="000000"/>
        </w:rPr>
        <w:t>corrected for slice acquisition timing</w:t>
      </w:r>
      <w:r w:rsidRPr="00C40046">
        <w:rPr>
          <w:rFonts w:ascii="Times New Roman" w:hAnsi="Times New Roman" w:cs="Times New Roman"/>
          <w:sz w:val="24"/>
          <w:szCs w:val="24"/>
          <w:u w:color="000000"/>
        </w:rPr>
        <w:t xml:space="preserve">. </w:t>
      </w:r>
      <w:r w:rsidRPr="00C40046">
        <w:rPr>
          <w:rFonts w:ascii="Times New Roman" w:hAnsi="Times New Roman" w:cs="DengXian"/>
          <w:sz w:val="24"/>
          <w:szCs w:val="24"/>
          <w:u w:color="000000"/>
        </w:rPr>
        <w:t xml:space="preserve">Subsequently, functional images were coregistered to each participant’s gray matter image segmented from corresponding high-resolution T1-weighted image, then spatially </w:t>
      </w:r>
      <w:r w:rsidRPr="00C40046">
        <w:rPr>
          <w:rFonts w:ascii="Times New Roman" w:hAnsi="Times New Roman" w:cs="Times New Roman"/>
          <w:sz w:val="24"/>
          <w:szCs w:val="24"/>
          <w:u w:color="000000"/>
        </w:rPr>
        <w:t>normalized to the Montreal Neurological Institute (MNI) coordinate system</w:t>
      </w:r>
      <w:r w:rsidRPr="00C40046">
        <w:rPr>
          <w:rFonts w:ascii="Times New Roman" w:hAnsi="Times New Roman" w:cs="DengXian"/>
          <w:sz w:val="24"/>
          <w:szCs w:val="24"/>
          <w:u w:color="000000"/>
        </w:rPr>
        <w:t xml:space="preserve"> and resampled into 2-mm isotropic voxels. Finally, </w:t>
      </w:r>
      <w:r w:rsidRPr="00C40046">
        <w:rPr>
          <w:rFonts w:ascii="Times New Roman" w:hAnsi="Times New Roman" w:cs="Times New Roman"/>
          <w:sz w:val="24"/>
          <w:szCs w:val="24"/>
          <w:u w:color="000000"/>
        </w:rPr>
        <w:t>spatially smoothed with an isotropic 6mm FWHM Gaussian kernel.</w:t>
      </w:r>
    </w:p>
    <w:p w14:paraId="415F1319" w14:textId="77777777" w:rsidR="00C40046" w:rsidRPr="00C40046" w:rsidRDefault="00C40046" w:rsidP="00C40046">
      <w:pPr>
        <w:spacing w:line="360" w:lineRule="auto"/>
        <w:jc w:val="left"/>
        <w:rPr>
          <w:rFonts w:ascii="Times New Roman" w:hAnsi="Times New Roman" w:cs="Times New Roman"/>
          <w:sz w:val="24"/>
          <w:szCs w:val="24"/>
          <w:u w:color="000000"/>
        </w:rPr>
      </w:pPr>
    </w:p>
    <w:p w14:paraId="776C7175"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b/>
          <w:i/>
          <w:sz w:val="24"/>
          <w:szCs w:val="24"/>
          <w:u w:color="000000"/>
        </w:rPr>
        <w:t xml:space="preserve">Univariate analysis for information representation task. </w:t>
      </w:r>
      <w:r w:rsidRPr="00C40046">
        <w:rPr>
          <w:rFonts w:ascii="Times New Roman" w:hAnsi="Times New Roman" w:cs="Times New Roman"/>
          <w:sz w:val="24"/>
          <w:szCs w:val="24"/>
          <w:u w:color="000000"/>
        </w:rPr>
        <w:t>After preprocessing, we constructed first-level GLM that included two regressors that modeled “</w:t>
      </w:r>
      <w:r w:rsidRPr="00C40046">
        <w:rPr>
          <w:rFonts w:ascii="Times New Roman" w:hAnsi="Times New Roman" w:cs="Times New Roman"/>
          <w:i/>
          <w:sz w:val="24"/>
          <w:szCs w:val="24"/>
          <w:u w:color="000000"/>
        </w:rPr>
        <w:t>Oxytocin-related</w:t>
      </w:r>
      <w:r w:rsidRPr="00C40046">
        <w:rPr>
          <w:rFonts w:ascii="Times New Roman" w:hAnsi="Times New Roman" w:cs="Times New Roman"/>
          <w:sz w:val="24"/>
          <w:szCs w:val="24"/>
          <w:u w:color="000000"/>
        </w:rPr>
        <w:t xml:space="preserve"> information” trials and “</w:t>
      </w:r>
      <w:r w:rsidRPr="00C40046">
        <w:rPr>
          <w:rFonts w:ascii="Times New Roman" w:hAnsi="Times New Roman" w:cs="Times New Roman"/>
          <w:i/>
          <w:sz w:val="24"/>
          <w:szCs w:val="24"/>
          <w:u w:color="000000"/>
        </w:rPr>
        <w:t>Oxytocin-irrelevant</w:t>
      </w:r>
      <w:r w:rsidRPr="00C40046">
        <w:rPr>
          <w:rFonts w:ascii="Times New Roman" w:hAnsi="Times New Roman" w:cs="Times New Roman"/>
          <w:sz w:val="24"/>
          <w:szCs w:val="24"/>
          <w:u w:color="000000"/>
        </w:rPr>
        <w:t xml:space="preserve"> information” trials. All regressors were modeled with event durations of response time and were convolved with a double-gamma hemodynamic response function at the first level. In addition, six rigid-body realignment parameters (three translations and three rotations) of each participant were included as nuisance covariates to regress out effects related to head movement-related signal change. A high-pass temporal filter with a cut-off period of 256s was applied to remove high frequency noise. The resulting GLM was corrected for temporal autocorrelations using a first-order autoregressive model (AR(1)). In order to increase signal-to-noise ratio (SNR), global scaling was used to minimize the global intensity changes for each image. With this GLM, individual maps of parameter estimates were generated for three contrasts of interests: (1) </w:t>
      </w:r>
      <w:r w:rsidRPr="00C40046">
        <w:rPr>
          <w:rFonts w:ascii="Times New Roman" w:hAnsi="Times New Roman" w:cs="Times New Roman"/>
          <w:i/>
          <w:sz w:val="24"/>
          <w:szCs w:val="24"/>
          <w:u w:color="000000"/>
        </w:rPr>
        <w:t xml:space="preserve">Oxytocin-related </w:t>
      </w:r>
      <w:r w:rsidRPr="00C40046">
        <w:rPr>
          <w:rFonts w:ascii="Times New Roman" w:hAnsi="Times New Roman" w:cs="Times New Roman"/>
          <w:sz w:val="24"/>
          <w:szCs w:val="24"/>
          <w:u w:color="000000"/>
        </w:rPr>
        <w:t xml:space="preserve">information induced brain activation; (2) </w:t>
      </w:r>
      <w:r w:rsidRPr="00C40046">
        <w:rPr>
          <w:rFonts w:ascii="Times New Roman" w:hAnsi="Times New Roman" w:cs="Times New Roman"/>
          <w:i/>
          <w:sz w:val="24"/>
          <w:szCs w:val="24"/>
          <w:u w:color="000000"/>
        </w:rPr>
        <w:t>Oxytocin-irrelevant</w:t>
      </w:r>
      <w:r w:rsidRPr="00C40046">
        <w:rPr>
          <w:rFonts w:ascii="Times New Roman" w:hAnsi="Times New Roman" w:cs="Times New Roman"/>
          <w:sz w:val="24"/>
          <w:szCs w:val="24"/>
          <w:u w:color="000000"/>
        </w:rPr>
        <w:t xml:space="preserve"> information induced brain activation; and (3) the difference between </w:t>
      </w:r>
      <w:r w:rsidRPr="00C40046">
        <w:rPr>
          <w:rFonts w:ascii="Times New Roman" w:hAnsi="Times New Roman" w:cs="Times New Roman"/>
          <w:i/>
          <w:sz w:val="24"/>
          <w:szCs w:val="24"/>
          <w:u w:color="000000"/>
        </w:rPr>
        <w:t>Oxytocin-related</w:t>
      </w:r>
      <w:r w:rsidRPr="00C40046">
        <w:rPr>
          <w:rFonts w:ascii="Times New Roman" w:hAnsi="Times New Roman" w:cs="Times New Roman"/>
          <w:sz w:val="24"/>
          <w:szCs w:val="24"/>
          <w:u w:color="000000"/>
        </w:rPr>
        <w:t xml:space="preserve"> information and </w:t>
      </w:r>
      <w:r w:rsidRPr="00C40046">
        <w:rPr>
          <w:rFonts w:ascii="Times New Roman" w:hAnsi="Times New Roman" w:cs="Times New Roman"/>
          <w:i/>
          <w:sz w:val="24"/>
          <w:szCs w:val="24"/>
          <w:u w:color="000000"/>
        </w:rPr>
        <w:t>Oxytocin-irrelevant</w:t>
      </w:r>
      <w:r w:rsidRPr="00C40046">
        <w:rPr>
          <w:rFonts w:ascii="Times New Roman" w:hAnsi="Times New Roman" w:cs="Times New Roman"/>
          <w:sz w:val="24"/>
          <w:szCs w:val="24"/>
          <w:u w:color="000000"/>
        </w:rPr>
        <w:t xml:space="preserve"> information in brain activation. </w:t>
      </w:r>
    </w:p>
    <w:p w14:paraId="16498B5E" w14:textId="77777777" w:rsidR="00C40046" w:rsidRPr="00C40046" w:rsidRDefault="00C40046" w:rsidP="00C40046">
      <w:pPr>
        <w:spacing w:line="360" w:lineRule="auto"/>
        <w:jc w:val="left"/>
        <w:rPr>
          <w:rFonts w:ascii="Times New Roman" w:hAnsi="Times New Roman" w:cs="Times New Roman"/>
          <w:color w:val="FF0000"/>
          <w:sz w:val="24"/>
          <w:szCs w:val="24"/>
          <w:u w:color="000000"/>
        </w:rPr>
      </w:pPr>
    </w:p>
    <w:p w14:paraId="1E74645A" w14:textId="77777777" w:rsidR="00C40046" w:rsidRPr="00C40046" w:rsidRDefault="00C40046" w:rsidP="00C40046">
      <w:pPr>
        <w:adjustRightInd w:val="0"/>
        <w:snapToGrid w:val="0"/>
        <w:spacing w:afterLines="50" w:after="156" w:line="360" w:lineRule="auto"/>
        <w:jc w:val="left"/>
        <w:rPr>
          <w:rFonts w:ascii="Times New Roman" w:eastAsia="AdvP4D35B8" w:hAnsi="Times New Roman" w:cs="Times New Roman"/>
          <w:kern w:val="0"/>
          <w:sz w:val="24"/>
          <w:szCs w:val="24"/>
          <w:u w:color="000000"/>
        </w:rPr>
      </w:pPr>
      <w:r w:rsidRPr="00C40046">
        <w:rPr>
          <w:rFonts w:ascii="Times New Roman" w:hAnsi="Times New Roman" w:cs="Times New Roman"/>
          <w:b/>
          <w:i/>
          <w:sz w:val="24"/>
          <w:szCs w:val="24"/>
          <w:u w:color="000000"/>
        </w:rPr>
        <w:lastRenderedPageBreak/>
        <w:t>Condition-based neural representation similarity analysis (RSA) for information representation task.</w:t>
      </w:r>
      <w:r w:rsidRPr="00C40046">
        <w:rPr>
          <w:rFonts w:ascii="Times New Roman" w:hAnsi="Times New Roman" w:cs="Times New Roman"/>
          <w:sz w:val="24"/>
          <w:szCs w:val="24"/>
          <w:u w:color="000000"/>
        </w:rPr>
        <w:t xml:space="preserve"> We aimed to investigate whether the placebo treatment would differentiate the </w:t>
      </w:r>
      <w:r w:rsidRPr="00C40046">
        <w:rPr>
          <w:rFonts w:ascii="Times New Roman" w:hAnsi="Times New Roman" w:cs="Times New Roman"/>
          <w:i/>
          <w:sz w:val="24"/>
          <w:szCs w:val="24"/>
          <w:u w:color="000000"/>
        </w:rPr>
        <w:t>Oxytocin-related information</w:t>
      </w:r>
      <w:r w:rsidRPr="00C40046">
        <w:rPr>
          <w:rFonts w:ascii="Times New Roman" w:hAnsi="Times New Roman" w:cs="Times New Roman"/>
          <w:sz w:val="24"/>
          <w:szCs w:val="24"/>
          <w:u w:color="000000"/>
        </w:rPr>
        <w:t xml:space="preserve"> and </w:t>
      </w:r>
      <w:r w:rsidRPr="00C40046">
        <w:rPr>
          <w:rFonts w:ascii="Times New Roman" w:hAnsi="Times New Roman" w:cs="Times New Roman"/>
          <w:i/>
          <w:sz w:val="24"/>
          <w:szCs w:val="24"/>
          <w:u w:color="000000"/>
        </w:rPr>
        <w:t>Oxytocin-irrelevant information</w:t>
      </w:r>
      <w:r w:rsidRPr="00C40046">
        <w:rPr>
          <w:rFonts w:ascii="Times New Roman" w:hAnsi="Times New Roman" w:cs="Times New Roman"/>
          <w:sz w:val="24"/>
          <w:szCs w:val="24"/>
          <w:u w:color="000000"/>
        </w:rPr>
        <w:t>.</w:t>
      </w:r>
      <w:r w:rsidRPr="00C40046">
        <w:rPr>
          <w:rFonts w:ascii="Times New Roman" w:eastAsia="AdvP4D35B8" w:hAnsi="Times New Roman" w:cs="Times New Roman"/>
          <w:kern w:val="0"/>
          <w:sz w:val="24"/>
          <w:szCs w:val="24"/>
          <w:u w:color="000000"/>
        </w:rPr>
        <w:t xml:space="preserve"> We conducted representational similarity analysis (RSA,</w:t>
      </w:r>
      <w:r w:rsidRPr="00C40046">
        <w:rPr>
          <w:rFonts w:ascii="Times New Roman" w:eastAsia="AdvP4D35B8" w:hAnsi="Times New Roman" w:cs="Times New Roman"/>
          <w:color w:val="5B9BD5" w:themeColor="accent5"/>
          <w:kern w:val="0"/>
          <w:sz w:val="24"/>
          <w:szCs w:val="24"/>
          <w:u w:color="000000"/>
        </w:rPr>
        <w:t xml:space="preserve"> Kriegeskorte et al., 2008</w:t>
      </w:r>
      <w:r w:rsidRPr="00C40046">
        <w:rPr>
          <w:rFonts w:ascii="Times New Roman" w:eastAsia="宋体" w:hAnsi="Times New Roman" w:cs="Times New Roman"/>
          <w:noProof/>
          <w:color w:val="5B9BD5" w:themeColor="accent5"/>
          <w:sz w:val="24"/>
          <w:szCs w:val="24"/>
          <w:u w:color="000000"/>
        </w:rPr>
        <w:t xml:space="preserve">; </w:t>
      </w:r>
      <w:hyperlink r:id="rId15" w:anchor="_ENREF_32" w:tooltip="Nili, 2014 #6" w:history="1">
        <w:r w:rsidRPr="00C40046">
          <w:rPr>
            <w:rFonts w:ascii="Times New Roman" w:eastAsia="宋体" w:hAnsi="Times New Roman" w:cs="Times New Roman"/>
            <w:noProof/>
            <w:color w:val="5B9BD5" w:themeColor="accent5"/>
            <w:sz w:val="24"/>
            <w:szCs w:val="24"/>
            <w:u w:val="single" w:color="000000"/>
          </w:rPr>
          <w:t>Nili et al., 2014</w:t>
        </w:r>
      </w:hyperlink>
      <w:r w:rsidRPr="00C40046">
        <w:rPr>
          <w:rFonts w:ascii="Times New Roman" w:eastAsia="AdvP4D35B8" w:hAnsi="Times New Roman" w:cs="Times New Roman"/>
          <w:kern w:val="0"/>
          <w:sz w:val="24"/>
          <w:szCs w:val="24"/>
          <w:u w:color="000000"/>
        </w:rPr>
        <w:t xml:space="preserve">) between </w:t>
      </w:r>
      <w:r w:rsidRPr="00C40046">
        <w:rPr>
          <w:rFonts w:ascii="Times New Roman" w:eastAsia="AdvP4D35B8" w:hAnsi="Times New Roman" w:cs="Times New Roman"/>
          <w:i/>
          <w:kern w:val="0"/>
          <w:sz w:val="24"/>
          <w:szCs w:val="24"/>
          <w:u w:color="000000"/>
        </w:rPr>
        <w:t>Oxytocin-related information</w:t>
      </w:r>
      <w:r w:rsidRPr="00C40046">
        <w:rPr>
          <w:rFonts w:ascii="Times New Roman" w:eastAsia="AdvP4D35B8" w:hAnsi="Times New Roman" w:cs="Times New Roman"/>
          <w:kern w:val="0"/>
          <w:sz w:val="24"/>
          <w:szCs w:val="24"/>
          <w:u w:color="000000"/>
        </w:rPr>
        <w:t xml:space="preserve"> and </w:t>
      </w:r>
      <w:r w:rsidRPr="00C40046">
        <w:rPr>
          <w:rFonts w:ascii="Times New Roman" w:eastAsia="AdvP4D35B8" w:hAnsi="Times New Roman" w:cs="Times New Roman"/>
          <w:i/>
          <w:kern w:val="0"/>
          <w:sz w:val="24"/>
          <w:szCs w:val="24"/>
          <w:u w:color="000000"/>
        </w:rPr>
        <w:t>Oxytocin-irrelevant information</w:t>
      </w:r>
      <w:r w:rsidRPr="00C40046">
        <w:rPr>
          <w:rFonts w:ascii="Times New Roman" w:eastAsia="AdvP4D35B8" w:hAnsi="Times New Roman" w:cs="Times New Roman"/>
          <w:kern w:val="0"/>
          <w:sz w:val="24"/>
          <w:szCs w:val="24"/>
          <w:u w:color="000000"/>
        </w:rPr>
        <w:t xml:space="preserve">. The smaller neural similarity between </w:t>
      </w:r>
      <w:r w:rsidRPr="00C40046">
        <w:rPr>
          <w:rFonts w:ascii="Times New Roman" w:eastAsia="AdvP4D35B8" w:hAnsi="Times New Roman" w:cs="Times New Roman"/>
          <w:i/>
          <w:kern w:val="0"/>
          <w:sz w:val="24"/>
          <w:szCs w:val="24"/>
          <w:u w:color="000000"/>
        </w:rPr>
        <w:t>Oxytocin-related information</w:t>
      </w:r>
      <w:r w:rsidRPr="00C40046">
        <w:rPr>
          <w:rFonts w:ascii="Times New Roman" w:eastAsia="AdvP4D35B8" w:hAnsi="Times New Roman" w:cs="Times New Roman"/>
          <w:kern w:val="0"/>
          <w:sz w:val="24"/>
          <w:szCs w:val="24"/>
          <w:u w:color="000000"/>
        </w:rPr>
        <w:t xml:space="preserve"> and </w:t>
      </w:r>
      <w:r w:rsidRPr="00C40046">
        <w:rPr>
          <w:rFonts w:ascii="Times New Roman" w:eastAsia="AdvP4D35B8" w:hAnsi="Times New Roman" w:cs="Times New Roman"/>
          <w:i/>
          <w:kern w:val="0"/>
          <w:sz w:val="24"/>
          <w:szCs w:val="24"/>
          <w:u w:color="000000"/>
        </w:rPr>
        <w:t>Oxytocin-irrelevant information</w:t>
      </w:r>
      <w:r w:rsidRPr="00C40046">
        <w:rPr>
          <w:rFonts w:ascii="Times New Roman" w:eastAsia="AdvP4D35B8" w:hAnsi="Times New Roman" w:cs="Times New Roman"/>
          <w:kern w:val="0"/>
          <w:sz w:val="24"/>
          <w:szCs w:val="24"/>
          <w:u w:color="000000"/>
        </w:rPr>
        <w:t xml:space="preserve"> indicated higher neural discrimination (measured as 1 minus the neural similarity) between these two types of information in human brain. The preprocessing for neural pattern similarity analysis only included realignment of the functional images to the first volume, </w:t>
      </w:r>
      <w:r w:rsidRPr="00C40046">
        <w:rPr>
          <w:rFonts w:ascii="Times New Roman" w:hAnsi="Times New Roman" w:cs="DengXian"/>
          <w:sz w:val="24"/>
          <w:szCs w:val="24"/>
          <w:u w:color="000000"/>
        </w:rPr>
        <w:t>slice acquisition timing and coregistered to the T1 structural volume, thus the functional volumes remained unsmoothed and in their native space.</w:t>
      </w:r>
      <w:r w:rsidRPr="00C40046">
        <w:rPr>
          <w:rFonts w:ascii="Times New Roman" w:eastAsia="AdvP4D35B8" w:hAnsi="Times New Roman" w:cs="Times New Roman"/>
          <w:kern w:val="0"/>
          <w:sz w:val="24"/>
          <w:szCs w:val="24"/>
          <w:u w:color="000000"/>
        </w:rPr>
        <w:t xml:space="preserve"> For each voxel in the individual native brain image, a sphere with a radius of 15 mm was defined. The neural similarity between </w:t>
      </w:r>
      <w:r w:rsidRPr="00C40046">
        <w:rPr>
          <w:rFonts w:ascii="Times New Roman" w:eastAsia="AdvP4D35B8" w:hAnsi="Times New Roman" w:cs="Times New Roman"/>
          <w:i/>
          <w:kern w:val="0"/>
          <w:sz w:val="24"/>
          <w:szCs w:val="24"/>
          <w:u w:color="000000"/>
        </w:rPr>
        <w:t>Oxytocin-related information</w:t>
      </w:r>
      <w:r w:rsidRPr="00C40046">
        <w:rPr>
          <w:rFonts w:ascii="Times New Roman" w:eastAsia="AdvP4D35B8" w:hAnsi="Times New Roman" w:cs="Times New Roman"/>
          <w:kern w:val="0"/>
          <w:sz w:val="24"/>
          <w:szCs w:val="24"/>
          <w:u w:color="000000"/>
        </w:rPr>
        <w:t xml:space="preserve"> and</w:t>
      </w:r>
      <w:r w:rsidRPr="00C40046">
        <w:rPr>
          <w:rFonts w:ascii="Times New Roman" w:eastAsia="AdvP4D35B8" w:hAnsi="Times New Roman" w:cs="Times New Roman"/>
          <w:i/>
          <w:kern w:val="0"/>
          <w:sz w:val="24"/>
          <w:szCs w:val="24"/>
          <w:u w:color="000000"/>
        </w:rPr>
        <w:t xml:space="preserve"> Oxytocin-irrelevant information</w:t>
      </w:r>
      <w:r w:rsidRPr="00C40046">
        <w:rPr>
          <w:rFonts w:ascii="Times New Roman" w:eastAsia="AdvP4D35B8" w:hAnsi="Times New Roman" w:cs="Times New Roman"/>
          <w:kern w:val="0"/>
          <w:sz w:val="24"/>
          <w:szCs w:val="24"/>
          <w:u w:color="000000"/>
        </w:rPr>
        <w:t xml:space="preserve"> was estimated by computing the pair-wise Pearson correlation for </w:t>
      </w:r>
      <w:r w:rsidRPr="00C40046">
        <w:rPr>
          <w:rFonts w:ascii="Times New Roman" w:eastAsia="AdvP4D35B8" w:hAnsi="Times New Roman" w:cs="Times New Roman"/>
          <w:i/>
          <w:kern w:val="0"/>
          <w:sz w:val="24"/>
          <w:szCs w:val="24"/>
          <w:u w:color="000000"/>
        </w:rPr>
        <w:t xml:space="preserve">Oxytocin-related </w:t>
      </w:r>
      <w:r w:rsidRPr="00C40046">
        <w:rPr>
          <w:rFonts w:ascii="Times New Roman" w:eastAsia="AdvP4D35B8" w:hAnsi="Times New Roman" w:cs="Times New Roman"/>
          <w:kern w:val="0"/>
          <w:sz w:val="24"/>
          <w:szCs w:val="24"/>
          <w:u w:color="000000"/>
        </w:rPr>
        <w:t>and</w:t>
      </w:r>
      <w:r w:rsidRPr="00C40046">
        <w:rPr>
          <w:rFonts w:ascii="Times New Roman" w:eastAsia="AdvP4D35B8" w:hAnsi="Times New Roman" w:cs="Times New Roman"/>
          <w:i/>
          <w:kern w:val="0"/>
          <w:sz w:val="24"/>
          <w:szCs w:val="24"/>
          <w:u w:color="000000"/>
        </w:rPr>
        <w:t xml:space="preserve"> Oxytocin-irrelevant </w:t>
      </w:r>
      <w:r w:rsidRPr="00C40046">
        <w:rPr>
          <w:rFonts w:ascii="Times New Roman" w:eastAsia="AdvP4D35B8" w:hAnsi="Times New Roman" w:cs="Times New Roman"/>
          <w:kern w:val="0"/>
          <w:sz w:val="24"/>
          <w:szCs w:val="24"/>
          <w:u w:color="000000"/>
        </w:rPr>
        <w:t>condition using the multivoxel neural response value (i.e., beta value) for each category within the given sphere (</w:t>
      </w:r>
      <w:r w:rsidRPr="00C40046">
        <w:rPr>
          <w:rFonts w:ascii="Times New Roman" w:eastAsia="AdvP4D35B8" w:hAnsi="Times New Roman" w:cs="Times New Roman"/>
          <w:color w:val="5B9BD5" w:themeColor="accent5"/>
          <w:kern w:val="0"/>
          <w:sz w:val="24"/>
          <w:szCs w:val="24"/>
          <w:u w:color="000000"/>
        </w:rPr>
        <w:t>Charest et al., 2014</w:t>
      </w:r>
      <w:r w:rsidRPr="00C40046">
        <w:rPr>
          <w:rFonts w:ascii="Times New Roman" w:eastAsia="AdvP4D35B8" w:hAnsi="Times New Roman" w:cs="Times New Roman"/>
          <w:kern w:val="0"/>
          <w:sz w:val="24"/>
          <w:szCs w:val="24"/>
          <w:u w:color="000000"/>
        </w:rPr>
        <w:t>). Then the Fisher-transformed similarity value was</w:t>
      </w:r>
      <w:r w:rsidRPr="00C40046">
        <w:rPr>
          <w:rFonts w:ascii="Times New Roman" w:hAnsi="Times New Roman" w:cs="Times New Roman"/>
          <w:sz w:val="24"/>
          <w:szCs w:val="24"/>
          <w:u w:color="000000"/>
        </w:rPr>
        <w:t xml:space="preserve"> assigned to the center voxel of the sphere</w:t>
      </w:r>
      <w:r w:rsidRPr="00C40046">
        <w:rPr>
          <w:rFonts w:ascii="Times New Roman" w:hAnsi="Times New Roman" w:cs="DengXian"/>
          <w:szCs w:val="21"/>
          <w:u w:color="000000"/>
        </w:rPr>
        <w:t>.</w:t>
      </w:r>
    </w:p>
    <w:p w14:paraId="723A83F2" w14:textId="77777777" w:rsidR="00C40046" w:rsidRPr="00C40046" w:rsidRDefault="00C40046" w:rsidP="00C40046">
      <w:pPr>
        <w:adjustRightInd w:val="0"/>
        <w:snapToGrid w:val="0"/>
        <w:spacing w:afterLines="50" w:after="156" w:line="360" w:lineRule="auto"/>
        <w:jc w:val="left"/>
        <w:rPr>
          <w:rFonts w:ascii="Times New Roman" w:eastAsia="AdvP4D35B8" w:hAnsi="Times New Roman" w:cs="Times New Roman"/>
          <w:kern w:val="0"/>
          <w:sz w:val="24"/>
          <w:szCs w:val="24"/>
          <w:u w:color="000000"/>
        </w:rPr>
      </w:pPr>
      <w:r w:rsidRPr="00C40046">
        <w:rPr>
          <w:rFonts w:ascii="Times New Roman" w:hAnsi="Times New Roman" w:cs="Times New Roman"/>
          <w:b/>
          <w:i/>
          <w:sz w:val="24"/>
          <w:szCs w:val="24"/>
          <w:u w:color="000000"/>
        </w:rPr>
        <w:t>Trial-wised neural representation similarity analysis (RSA) for information representation task.</w:t>
      </w:r>
      <w:r w:rsidRPr="00C40046">
        <w:rPr>
          <w:rFonts w:ascii="Times New Roman" w:hAnsi="Times New Roman" w:cs="Times New Roman"/>
          <w:sz w:val="24"/>
          <w:szCs w:val="24"/>
          <w:u w:color="000000"/>
        </w:rPr>
        <w:t xml:space="preserve"> We conducted trial-wised representational similarity analysis to precisely capture how the brain represent the knowledge in item-level.</w:t>
      </w:r>
      <w:r w:rsidRPr="00C40046">
        <w:rPr>
          <w:rFonts w:ascii="Times New Roman" w:eastAsia="AdvP4D35B8" w:hAnsi="Times New Roman" w:cs="Times New Roman"/>
          <w:kern w:val="0"/>
          <w:sz w:val="24"/>
          <w:szCs w:val="24"/>
          <w:u w:color="000000"/>
        </w:rPr>
        <w:t xml:space="preserve"> </w:t>
      </w:r>
      <w:r w:rsidRPr="00C40046">
        <w:rPr>
          <w:rFonts w:ascii="Times New Roman" w:hAnsi="Times New Roman" w:cs="Times New Roman"/>
          <w:sz w:val="24"/>
          <w:szCs w:val="24"/>
          <w:u w:color="000000"/>
        </w:rPr>
        <w:t xml:space="preserve">The processing procedure was same as condition-based RSA did. Then we conducted single-trial parameter estimates analysis via least squares separate (LSS, </w:t>
      </w:r>
      <w:r w:rsidRPr="00C40046">
        <w:rPr>
          <w:rFonts w:ascii="Times New Roman" w:hAnsi="Times New Roman" w:cs="Times New Roman"/>
          <w:color w:val="5B9BD5" w:themeColor="accent5"/>
          <w:sz w:val="24"/>
          <w:szCs w:val="24"/>
          <w:u w:color="000000"/>
        </w:rPr>
        <w:t>Mumford et al., 2012</w:t>
      </w:r>
      <w:r w:rsidRPr="00C40046">
        <w:rPr>
          <w:rFonts w:ascii="Times New Roman" w:hAnsi="Times New Roman" w:cs="Times New Roman"/>
          <w:sz w:val="24"/>
          <w:szCs w:val="24"/>
          <w:u w:color="000000"/>
        </w:rPr>
        <w:t xml:space="preserve">) to estimate the beta value for each sentence. Beta estimates of each trial (i.e., each sentence per category) was estimated in a separate GLM. The first regressor in the GLM was modeled as the regressor of interest, and the second regressor was the remaining trials. In all, we constructed 60 GLMs for 60 sentences. As in consequence, each category would have a beta-series vector (e.g., forty beta values in </w:t>
      </w:r>
      <w:r w:rsidRPr="00C40046">
        <w:rPr>
          <w:rFonts w:ascii="Times New Roman" w:hAnsi="Times New Roman" w:cs="Times New Roman"/>
          <w:i/>
          <w:sz w:val="24"/>
          <w:szCs w:val="24"/>
          <w:u w:color="000000"/>
        </w:rPr>
        <w:t>Oxytocin-related information</w:t>
      </w:r>
      <w:r w:rsidRPr="00C40046">
        <w:rPr>
          <w:rFonts w:ascii="Times New Roman" w:hAnsi="Times New Roman" w:cs="Times New Roman"/>
          <w:sz w:val="24"/>
          <w:szCs w:val="24"/>
          <w:u w:color="000000"/>
        </w:rPr>
        <w:t xml:space="preserve"> and twenty beta values in </w:t>
      </w:r>
      <w:r w:rsidRPr="00C40046">
        <w:rPr>
          <w:rFonts w:ascii="Times New Roman" w:hAnsi="Times New Roman" w:cs="Times New Roman"/>
          <w:i/>
          <w:sz w:val="24"/>
          <w:szCs w:val="24"/>
          <w:u w:color="000000"/>
        </w:rPr>
        <w:t>Oxytocin-irrelevant information</w:t>
      </w:r>
      <w:r w:rsidRPr="00C40046">
        <w:rPr>
          <w:rFonts w:ascii="Times New Roman" w:hAnsi="Times New Roman" w:cs="Times New Roman"/>
          <w:sz w:val="24"/>
          <w:szCs w:val="24"/>
          <w:u w:color="000000"/>
        </w:rPr>
        <w:t xml:space="preserve">) in each voxel. Then for each voxel, a sphere with a radius of 15 mm was defined in the individual native brain space. The neural similarity among all sentences within the defined sphere was </w:t>
      </w:r>
      <w:r w:rsidRPr="00C40046">
        <w:rPr>
          <w:rFonts w:ascii="Times New Roman" w:hAnsi="Times New Roman" w:cs="Times New Roman"/>
          <w:kern w:val="0"/>
          <w:sz w:val="24"/>
          <w:szCs w:val="24"/>
          <w:u w:color="000000"/>
        </w:rPr>
        <w:t>computed by</w:t>
      </w:r>
      <w:r w:rsidRPr="00C40046">
        <w:rPr>
          <w:rFonts w:ascii="Times New Roman" w:eastAsia="AdvP4D35B8" w:hAnsi="Times New Roman" w:cs="Times New Roman"/>
          <w:kern w:val="0"/>
          <w:sz w:val="24"/>
          <w:szCs w:val="24"/>
          <w:u w:color="000000"/>
        </w:rPr>
        <w:t xml:space="preserve"> the pair-wise Pearson correlation for each pair of sentences</w:t>
      </w:r>
      <w:r w:rsidRPr="00C40046">
        <w:rPr>
          <w:rFonts w:ascii="Times New Roman" w:hAnsi="Times New Roman" w:cs="Times New Roman"/>
          <w:kern w:val="0"/>
          <w:sz w:val="24"/>
          <w:szCs w:val="24"/>
          <w:u w:color="000000"/>
        </w:rPr>
        <w:t xml:space="preserve"> using the beta value from each sentence, an</w:t>
      </w:r>
      <w:r w:rsidRPr="00C40046">
        <w:rPr>
          <w:rFonts w:ascii="Times New Roman" w:eastAsia="AdvP4D35B8" w:hAnsi="Times New Roman" w:cs="Times New Roman"/>
          <w:kern w:val="0"/>
          <w:sz w:val="24"/>
          <w:szCs w:val="24"/>
          <w:u w:color="000000"/>
        </w:rPr>
        <w:t>d then averaged the Fisher-</w:t>
      </w:r>
      <w:r w:rsidRPr="00C40046">
        <w:rPr>
          <w:rFonts w:ascii="Times New Roman" w:eastAsia="AdvP4D35B8" w:hAnsi="Times New Roman" w:cs="Times New Roman"/>
          <w:kern w:val="0"/>
          <w:sz w:val="24"/>
          <w:szCs w:val="24"/>
          <w:u w:color="000000"/>
        </w:rPr>
        <w:lastRenderedPageBreak/>
        <w:t>transformed correlation value across all sentences or oxytocin sentences and assi</w:t>
      </w:r>
      <w:r w:rsidRPr="00C40046">
        <w:rPr>
          <w:rFonts w:ascii="Times New Roman" w:hAnsi="Times New Roman" w:cs="Times New Roman"/>
          <w:sz w:val="24"/>
          <w:szCs w:val="24"/>
          <w:u w:color="000000"/>
        </w:rPr>
        <w:t xml:space="preserve">gned to the center voxel of the sphere. In the current study, we first calculated the pattern similarity within </w:t>
      </w:r>
      <w:r w:rsidRPr="00C40046">
        <w:rPr>
          <w:rFonts w:ascii="Times New Roman" w:hAnsi="Times New Roman" w:cs="Times New Roman"/>
          <w:i/>
          <w:sz w:val="24"/>
          <w:szCs w:val="24"/>
          <w:u w:color="000000"/>
        </w:rPr>
        <w:t>Oxytocin-related information</w:t>
      </w:r>
      <w:r w:rsidRPr="00C40046">
        <w:rPr>
          <w:rFonts w:ascii="Times New Roman" w:hAnsi="Times New Roman" w:cs="Times New Roman"/>
          <w:sz w:val="24"/>
          <w:szCs w:val="24"/>
          <w:u w:color="000000"/>
        </w:rPr>
        <w:t xml:space="preserve"> and then computed the pattern similarity within sixty sentences.</w:t>
      </w:r>
    </w:p>
    <w:p w14:paraId="49E4BE0B" w14:textId="77777777" w:rsidR="00C40046" w:rsidRPr="00C40046" w:rsidRDefault="00C40046" w:rsidP="00C40046">
      <w:pPr>
        <w:rPr>
          <w:rFonts w:ascii="Times New Roman" w:hAnsi="Times New Roman" w:cs="DengXian"/>
          <w:sz w:val="24"/>
          <w:szCs w:val="24"/>
          <w:u w:color="000000"/>
        </w:rPr>
      </w:pPr>
    </w:p>
    <w:p w14:paraId="675B91D2" w14:textId="77777777" w:rsidR="00C40046" w:rsidRPr="00C40046" w:rsidRDefault="00C40046" w:rsidP="00C40046">
      <w:pPr>
        <w:spacing w:line="360" w:lineRule="auto"/>
        <w:jc w:val="left"/>
        <w:rPr>
          <w:rFonts w:ascii="Times New Roman" w:hAnsi="Times New Roman" w:cs="Times New Roman"/>
          <w:b/>
          <w:i/>
          <w:sz w:val="24"/>
          <w:szCs w:val="24"/>
          <w:u w:color="000000"/>
        </w:rPr>
      </w:pPr>
      <w:r w:rsidRPr="00C40046">
        <w:rPr>
          <w:rFonts w:ascii="Times New Roman" w:hAnsi="Times New Roman" w:cs="Times New Roman"/>
          <w:b/>
          <w:i/>
          <w:sz w:val="24"/>
          <w:szCs w:val="24"/>
          <w:u w:color="000000"/>
        </w:rPr>
        <w:t>Trial-wised second-order representation similarity analysis (RSA) for information representation task.</w:t>
      </w:r>
    </w:p>
    <w:p w14:paraId="3EF61FB9"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We compared the neural pattern dissimilarity model (i.e., neural DM) among all knowledge with the behavioral dissimilarity models (i.e., behavioral DMs including trueness, comprehension, self-relatedness, valence, arousal and familiarity) in each voxel of the brain using the searchlight procedure (</w:t>
      </w:r>
      <w:r w:rsidRPr="00C40046">
        <w:rPr>
          <w:rFonts w:ascii="Times New Roman" w:hAnsi="Times New Roman" w:cs="Times New Roman"/>
          <w:color w:val="5B9BD5" w:themeColor="accent5"/>
          <w:sz w:val="24"/>
          <w:szCs w:val="24"/>
          <w:u w:color="000000"/>
        </w:rPr>
        <w:t>Kriegeskorte et al., 2006</w:t>
      </w:r>
      <w:r w:rsidRPr="00C40046">
        <w:rPr>
          <w:rFonts w:ascii="Times New Roman" w:hAnsi="Times New Roman" w:cs="Times New Roman"/>
          <w:sz w:val="24"/>
          <w:szCs w:val="24"/>
          <w:u w:color="000000"/>
        </w:rPr>
        <w:t>). The neural DM was constructed by 1 minus the correlation coefficient between the multivoxel pattern vectors of each sentence pair. Next, the Spearman rank correlation between the neural DM and behavioral DMs were computed and assigned to the central voxel of the defined sphere. As such, the searchlight procedure produced Spearman ρ values on each voxel for each participant, which were then Fisher-transformation for further statistical analyses. Higher ρ values indicated more similar between the neural pattern and behavioral models</w:t>
      </w:r>
    </w:p>
    <w:p w14:paraId="032BCE68" w14:textId="77777777" w:rsidR="00C40046" w:rsidRPr="00C40046" w:rsidRDefault="00C40046" w:rsidP="00C40046">
      <w:pPr>
        <w:spacing w:line="360" w:lineRule="auto"/>
        <w:jc w:val="left"/>
        <w:rPr>
          <w:rFonts w:ascii="Times New Roman" w:hAnsi="Times New Roman" w:cs="Times New Roman"/>
          <w:sz w:val="24"/>
          <w:szCs w:val="24"/>
          <w:u w:color="000000"/>
        </w:rPr>
      </w:pPr>
    </w:p>
    <w:p w14:paraId="429A2939" w14:textId="77777777" w:rsidR="00C40046" w:rsidRPr="00C40046" w:rsidRDefault="00C40046" w:rsidP="00C40046">
      <w:pPr>
        <w:spacing w:line="360" w:lineRule="auto"/>
        <w:jc w:val="left"/>
        <w:rPr>
          <w:rFonts w:ascii="Times New Roman" w:hAnsi="Times New Roman" w:cs="Times New Roman"/>
          <w:b/>
          <w:i/>
          <w:color w:val="000000" w:themeColor="text1"/>
          <w:sz w:val="24"/>
          <w:szCs w:val="24"/>
          <w:u w:color="000000"/>
        </w:rPr>
      </w:pPr>
      <w:r w:rsidRPr="00C40046">
        <w:rPr>
          <w:rFonts w:ascii="Times New Roman" w:hAnsi="Times New Roman" w:cs="Times New Roman"/>
          <w:b/>
          <w:i/>
          <w:color w:val="000000" w:themeColor="text1"/>
          <w:sz w:val="24"/>
          <w:szCs w:val="24"/>
          <w:u w:color="000000"/>
        </w:rPr>
        <w:t>Trial-wised across-brains neural representation similarity analysis for information representation task.</w:t>
      </w:r>
    </w:p>
    <w:p w14:paraId="2F2C4774" w14:textId="77777777" w:rsidR="00C40046" w:rsidRPr="00C40046" w:rsidRDefault="00C40046" w:rsidP="00C40046">
      <w:pPr>
        <w:spacing w:line="360" w:lineRule="auto"/>
        <w:jc w:val="left"/>
        <w:rPr>
          <w:rFonts w:ascii="Times New Roman" w:hAnsi="Times New Roman" w:cs="DengXian"/>
          <w:sz w:val="24"/>
          <w:szCs w:val="24"/>
          <w:u w:color="000000"/>
        </w:rPr>
      </w:pPr>
      <w:r w:rsidRPr="00C40046">
        <w:rPr>
          <w:rFonts w:ascii="Times New Roman" w:hAnsi="Times New Roman" w:cs="DengXian"/>
          <w:sz w:val="24"/>
          <w:szCs w:val="24"/>
          <w:u w:color="000000"/>
        </w:rPr>
        <w:t>The preprocessing procedure for between-subjects RSA echoed preceding method for trial-wised representational similarity analysis</w:t>
      </w:r>
      <w:r w:rsidRPr="00C40046">
        <w:rPr>
          <w:rFonts w:ascii="Times New Roman" w:hAnsi="Times New Roman" w:cs="DengXian"/>
          <w:kern w:val="0"/>
          <w:sz w:val="24"/>
          <w:szCs w:val="24"/>
          <w:u w:color="000000"/>
        </w:rPr>
        <w:t xml:space="preserve"> except transforming brain data to a common space (</w:t>
      </w:r>
      <w:r w:rsidRPr="00C40046">
        <w:rPr>
          <w:rFonts w:ascii="Times New Roman" w:hAnsi="Times New Roman" w:cs="DengXian"/>
          <w:iCs/>
          <w:kern w:val="0"/>
          <w:sz w:val="24"/>
          <w:szCs w:val="24"/>
          <w:u w:color="000000"/>
        </w:rPr>
        <w:t>resamp</w:t>
      </w:r>
      <w:r w:rsidRPr="00C40046">
        <w:rPr>
          <w:rFonts w:ascii="Times New Roman" w:hAnsi="Times New Roman" w:cs="Times New Roman"/>
          <w:iCs/>
          <w:kern w:val="0"/>
          <w:sz w:val="24"/>
          <w:szCs w:val="24"/>
          <w:u w:color="000000"/>
        </w:rPr>
        <w:t>led to</w:t>
      </w:r>
      <w:r w:rsidRPr="00C40046">
        <w:rPr>
          <w:rFonts w:ascii="Times New Roman" w:hAnsi="Times New Roman" w:cs="DengXian"/>
          <w:kern w:val="0"/>
          <w:sz w:val="24"/>
          <w:szCs w:val="24"/>
          <w:u w:color="000000"/>
        </w:rPr>
        <w:t xml:space="preserve"> 2</w:t>
      </w:r>
      <w:r w:rsidRPr="00C40046">
        <w:rPr>
          <w:rFonts w:ascii="Cambria Math" w:hAnsi="Cambria Math" w:cs="Cambria Math"/>
          <w:kern w:val="0"/>
          <w:sz w:val="24"/>
          <w:szCs w:val="24"/>
          <w:u w:color="000000"/>
        </w:rPr>
        <w:t>⨯</w:t>
      </w:r>
      <w:r w:rsidRPr="00C40046">
        <w:rPr>
          <w:rFonts w:ascii="Times New Roman" w:hAnsi="Times New Roman" w:cs="DengXian"/>
          <w:kern w:val="0"/>
          <w:sz w:val="24"/>
          <w:szCs w:val="24"/>
          <w:u w:color="000000"/>
        </w:rPr>
        <w:t>2</w:t>
      </w:r>
      <w:r w:rsidRPr="00C40046">
        <w:rPr>
          <w:rFonts w:ascii="Cambria Math" w:hAnsi="Cambria Math" w:cs="Cambria Math"/>
          <w:kern w:val="0"/>
          <w:sz w:val="24"/>
          <w:szCs w:val="24"/>
          <w:u w:color="000000"/>
        </w:rPr>
        <w:t>⨯</w:t>
      </w:r>
      <w:r w:rsidRPr="00C40046">
        <w:rPr>
          <w:rFonts w:ascii="Times New Roman" w:hAnsi="Times New Roman" w:cs="DengXian"/>
          <w:kern w:val="0"/>
          <w:sz w:val="24"/>
          <w:szCs w:val="24"/>
          <w:u w:color="000000"/>
        </w:rPr>
        <w:t xml:space="preserve">2 </w:t>
      </w:r>
      <w:r w:rsidRPr="00C40046">
        <w:rPr>
          <w:rFonts w:ascii="Times New Roman" w:hAnsi="Times New Roman" w:cs="Times New Roman"/>
          <w:iCs/>
          <w:kern w:val="0"/>
          <w:sz w:val="24"/>
          <w:szCs w:val="24"/>
          <w:u w:color="000000"/>
        </w:rPr>
        <w:t>mm</w:t>
      </w:r>
      <w:r w:rsidRPr="00C40046">
        <w:rPr>
          <w:rFonts w:ascii="Times New Roman" w:hAnsi="Times New Roman" w:cs="DengXian"/>
          <w:iCs/>
          <w:kern w:val="0"/>
          <w:sz w:val="24"/>
          <w:szCs w:val="24"/>
          <w:u w:color="000000"/>
          <w:vertAlign w:val="superscript"/>
        </w:rPr>
        <w:t>3</w:t>
      </w:r>
      <w:r w:rsidRPr="00C40046">
        <w:rPr>
          <w:rFonts w:ascii="Times New Roman" w:hAnsi="Times New Roman" w:cs="Times New Roman"/>
          <w:sz w:val="24"/>
          <w:szCs w:val="24"/>
          <w:u w:color="000000"/>
        </w:rPr>
        <w:t xml:space="preserve"> voxels</w:t>
      </w:r>
      <w:r w:rsidRPr="00C40046">
        <w:rPr>
          <w:rFonts w:ascii="Times New Roman" w:hAnsi="Times New Roman" w:cs="DengXian"/>
          <w:kern w:val="0"/>
          <w:sz w:val="24"/>
          <w:szCs w:val="24"/>
          <w:u w:color="000000"/>
        </w:rPr>
        <w:t xml:space="preserve">) before doing whole-brain searchlight analysis. For each participant, the neural pattern similarity for each sentence in </w:t>
      </w:r>
      <w:r w:rsidRPr="00C40046">
        <w:rPr>
          <w:rFonts w:ascii="Times New Roman" w:hAnsi="Times New Roman" w:cs="DengXian"/>
          <w:i/>
          <w:kern w:val="0"/>
          <w:sz w:val="24"/>
          <w:szCs w:val="24"/>
          <w:u w:color="000000"/>
        </w:rPr>
        <w:t>Oxytocin-related information</w:t>
      </w:r>
      <w:r w:rsidRPr="00C40046">
        <w:rPr>
          <w:rFonts w:ascii="Times New Roman" w:hAnsi="Times New Roman" w:cs="DengXian"/>
          <w:kern w:val="0"/>
          <w:sz w:val="24"/>
          <w:szCs w:val="24"/>
          <w:u w:color="000000"/>
        </w:rPr>
        <w:t xml:space="preserve"> was compared to the neural pattern similarity of the same sentence in the remaining participants in each given sphere (radius was 15mm). This process was repeated until every participant had been compared to the remaining averaged maps. The preceding analyses resulted in a single brain map with similarity value mapped in each voxel per participant</w:t>
      </w:r>
      <w:r w:rsidRPr="00C40046">
        <w:rPr>
          <w:rFonts w:ascii="Times New Roman" w:hAnsi="Times New Roman" w:cs="DengXian"/>
          <w:sz w:val="24"/>
          <w:szCs w:val="24"/>
          <w:u w:color="000000"/>
        </w:rPr>
        <w:t>.</w:t>
      </w:r>
    </w:p>
    <w:p w14:paraId="50BDEC28" w14:textId="77777777" w:rsidR="00C40046" w:rsidRPr="00C40046" w:rsidRDefault="00C40046" w:rsidP="00C40046">
      <w:pPr>
        <w:spacing w:line="360" w:lineRule="auto"/>
        <w:jc w:val="left"/>
        <w:rPr>
          <w:rFonts w:ascii="Times New Roman" w:hAnsi="Times New Roman" w:cs="DengXian"/>
          <w:sz w:val="24"/>
          <w:szCs w:val="24"/>
          <w:u w:color="000000"/>
        </w:rPr>
      </w:pPr>
    </w:p>
    <w:p w14:paraId="21198B28" w14:textId="77777777" w:rsidR="00C40046" w:rsidRPr="00C40046" w:rsidRDefault="00C40046" w:rsidP="00C40046">
      <w:pPr>
        <w:spacing w:line="360" w:lineRule="auto"/>
        <w:jc w:val="left"/>
        <w:rPr>
          <w:rFonts w:ascii="Times New Roman" w:hAnsi="Times New Roman" w:cs="DengXian"/>
          <w:b/>
          <w:i/>
          <w:sz w:val="24"/>
          <w:szCs w:val="24"/>
          <w:u w:color="000000"/>
        </w:rPr>
      </w:pPr>
      <w:r w:rsidRPr="00C40046">
        <w:rPr>
          <w:rFonts w:ascii="Times New Roman" w:hAnsi="Times New Roman" w:cs="DengXian"/>
          <w:b/>
          <w:i/>
          <w:sz w:val="24"/>
          <w:szCs w:val="24"/>
          <w:u w:color="000000"/>
        </w:rPr>
        <w:t xml:space="preserve">Group level analyses for all </w:t>
      </w:r>
      <w:r w:rsidRPr="00C40046">
        <w:rPr>
          <w:rFonts w:ascii="Times New Roman" w:hAnsi="Times New Roman" w:cs="Times New Roman"/>
          <w:b/>
          <w:i/>
          <w:sz w:val="24"/>
          <w:szCs w:val="24"/>
          <w:u w:color="000000"/>
        </w:rPr>
        <w:t>representation similarity analyses</w:t>
      </w:r>
      <w:r w:rsidRPr="00C40046">
        <w:rPr>
          <w:rFonts w:ascii="Times New Roman" w:hAnsi="Times New Roman" w:cs="DengXian"/>
          <w:b/>
          <w:i/>
          <w:sz w:val="24"/>
          <w:szCs w:val="24"/>
          <w:u w:color="000000"/>
        </w:rPr>
        <w:t xml:space="preserve">. </w:t>
      </w:r>
    </w:p>
    <w:p w14:paraId="6BFC4217"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For all representation similarity analyses, the correlation coefficients in each voxel were Fisher-z transformed prior to statistical tests. The searchlight procedure was conducted in the native space for every participant, and the resulting z maps were then normalized to standard space (resampled to 2 × 2 × 2 mm</w:t>
      </w:r>
      <w:r w:rsidRPr="00C40046">
        <w:rPr>
          <w:rFonts w:ascii="Times New Roman" w:hAnsi="Times New Roman" w:cs="Times New Roman"/>
          <w:sz w:val="24"/>
          <w:szCs w:val="24"/>
          <w:u w:color="000000"/>
          <w:vertAlign w:val="superscript"/>
        </w:rPr>
        <w:t>3</w:t>
      </w:r>
      <w:r w:rsidRPr="00C40046">
        <w:rPr>
          <w:rFonts w:ascii="Times New Roman" w:hAnsi="Times New Roman" w:cs="Times New Roman"/>
          <w:sz w:val="24"/>
          <w:szCs w:val="24"/>
          <w:u w:color="000000"/>
        </w:rPr>
        <w:t xml:space="preserve"> voxels), finally spatially smoothed with an isotropic 6mm FWHM Gaussian kernel and entered into group analyses.</w:t>
      </w:r>
    </w:p>
    <w:p w14:paraId="47804DE9" w14:textId="77777777" w:rsidR="00C40046" w:rsidRPr="00C40046" w:rsidRDefault="00C40046" w:rsidP="00C40046">
      <w:pPr>
        <w:spacing w:line="360" w:lineRule="auto"/>
        <w:jc w:val="left"/>
        <w:rPr>
          <w:rFonts w:ascii="Times New Roman" w:hAnsi="Times New Roman" w:cs="Times New Roman"/>
          <w:sz w:val="24"/>
          <w:szCs w:val="24"/>
          <w:u w:color="000000"/>
        </w:rPr>
      </w:pPr>
      <w:r w:rsidRPr="00C40046">
        <w:rPr>
          <w:rFonts w:ascii="Times New Roman" w:hAnsi="Times New Roman" w:cs="Times New Roman"/>
          <w:sz w:val="24"/>
          <w:szCs w:val="24"/>
          <w:u w:color="000000"/>
        </w:rPr>
        <w:t xml:space="preserve">Statistical significance was determined at the group level using a random effects analysis. Significant clusters from group level analyses were determined using a height threshold of P &lt; 0.001 and an extent threshold of P &lt; 0.05 with cluster-based FWE correction. We also applied voxel-wise inference using the FWE-corrected threshold of P = 0.05 on the whole-brain analysis, given recent concern over cluster-wise inferences. For condition-based representational similarity analysis between </w:t>
      </w:r>
      <w:r w:rsidRPr="00C40046">
        <w:rPr>
          <w:rFonts w:ascii="Times New Roman" w:hAnsi="Times New Roman" w:cs="Times New Roman"/>
          <w:i/>
          <w:sz w:val="24"/>
          <w:szCs w:val="24"/>
          <w:u w:color="000000"/>
        </w:rPr>
        <w:t>Oxytocin-related</w:t>
      </w:r>
      <w:r w:rsidRPr="00C40046">
        <w:rPr>
          <w:rFonts w:ascii="Times New Roman" w:hAnsi="Times New Roman" w:cs="Times New Roman"/>
          <w:sz w:val="24"/>
          <w:szCs w:val="24"/>
          <w:u w:color="000000"/>
        </w:rPr>
        <w:t xml:space="preserve"> and</w:t>
      </w:r>
      <w:r w:rsidRPr="00C40046">
        <w:rPr>
          <w:rFonts w:ascii="Times New Roman" w:hAnsi="Times New Roman" w:cs="Times New Roman"/>
          <w:i/>
          <w:sz w:val="24"/>
          <w:szCs w:val="24"/>
          <w:u w:color="000000"/>
        </w:rPr>
        <w:t xml:space="preserve"> Oxytocin-irrelevant </w:t>
      </w:r>
      <w:r w:rsidRPr="00C40046">
        <w:rPr>
          <w:rFonts w:ascii="Times New Roman" w:hAnsi="Times New Roman" w:cs="Times New Roman"/>
          <w:sz w:val="24"/>
          <w:szCs w:val="24"/>
          <w:u w:color="000000"/>
        </w:rPr>
        <w:t xml:space="preserve">information, the peak voxels in medial prefrontal gyrus survived voxel-wise FWE correction (P = 0.007). And peak voxels in rlOFC from the trial-wised representational similarity analysis for all sentences survived in voxel-wise FWE correction (P = 0.021). </w:t>
      </w:r>
    </w:p>
    <w:p w14:paraId="2039D0AB" w14:textId="77777777" w:rsidR="00C40046" w:rsidRPr="00C40046" w:rsidRDefault="00C40046" w:rsidP="00C40046">
      <w:pPr>
        <w:spacing w:line="360" w:lineRule="auto"/>
        <w:jc w:val="left"/>
        <w:rPr>
          <w:rFonts w:ascii="Times New Roman" w:hAnsi="Times New Roman" w:cs="Times New Roman"/>
          <w:b/>
          <w:i/>
          <w:sz w:val="24"/>
          <w:szCs w:val="24"/>
          <w:u w:color="000000"/>
        </w:rPr>
      </w:pPr>
      <w:r w:rsidRPr="00C40046">
        <w:rPr>
          <w:rFonts w:ascii="Times New Roman" w:hAnsi="Times New Roman" w:cs="Times New Roman"/>
          <w:b/>
          <w:i/>
          <w:sz w:val="24"/>
          <w:szCs w:val="24"/>
          <w:u w:color="000000"/>
        </w:rPr>
        <w:t>Classification analysis.</w:t>
      </w:r>
    </w:p>
    <w:p w14:paraId="6506EE9C" w14:textId="77777777" w:rsidR="00C40046" w:rsidRPr="00C40046" w:rsidRDefault="00C40046" w:rsidP="00C40046">
      <w:pPr>
        <w:autoSpaceDE w:val="0"/>
        <w:autoSpaceDN w:val="0"/>
        <w:adjustRightInd w:val="0"/>
        <w:spacing w:line="360" w:lineRule="auto"/>
        <w:jc w:val="left"/>
        <w:rPr>
          <w:rFonts w:ascii="Times New Roman" w:hAnsi="Times New Roman" w:cs="DengXian"/>
          <w:iCs/>
          <w:kern w:val="0"/>
          <w:sz w:val="24"/>
          <w:szCs w:val="24"/>
          <w:u w:color="000000"/>
        </w:rPr>
      </w:pPr>
      <w:r w:rsidRPr="00C40046">
        <w:rPr>
          <w:rFonts w:ascii="Times New Roman" w:hAnsi="Times New Roman" w:cs="DengXian"/>
          <w:iCs/>
          <w:kern w:val="0"/>
          <w:sz w:val="24"/>
          <w:szCs w:val="24"/>
          <w:u w:color="000000"/>
        </w:rPr>
        <w:t>We conducted classification analyses to examine whether the neural activity and behavioral social placebo responses would accurately classify spray+ treatment from control treatment. Specifically, the neural features included the social brain network functional connectivity strength, network efficiency indices, and the neural discrimination value (1- neural similarity) of brain regions which were found in information representation task, the behavioral features were the hit-rates in all conditions in social incentive delay task. The classification analysis using supervised machine learning method, linear support vector machine algorithm (</w:t>
      </w:r>
      <w:r w:rsidRPr="00C40046">
        <w:rPr>
          <w:rFonts w:ascii="Times New Roman" w:hAnsi="Times New Roman" w:cs="DengXian"/>
          <w:iCs/>
          <w:color w:val="5B9BD5" w:themeColor="accent5"/>
          <w:kern w:val="0"/>
          <w:sz w:val="24"/>
          <w:szCs w:val="24"/>
          <w:u w:color="000000"/>
        </w:rPr>
        <w:t>http://www.csie.ntu.edu.tw/ ~ cjlin/libsvm/</w:t>
      </w:r>
      <w:r w:rsidRPr="00C40046">
        <w:rPr>
          <w:rFonts w:ascii="Times New Roman" w:hAnsi="Times New Roman" w:cs="DengXian"/>
          <w:iCs/>
          <w:kern w:val="0"/>
          <w:sz w:val="24"/>
          <w:szCs w:val="24"/>
          <w:u w:color="000000"/>
        </w:rPr>
        <w:t xml:space="preserve">) with a </w:t>
      </w:r>
      <w:bookmarkStart w:id="8" w:name="OLE_LINK14"/>
      <w:r w:rsidRPr="00C40046">
        <w:rPr>
          <w:rFonts w:ascii="Times New Roman" w:hAnsi="Times New Roman" w:cs="DengXian"/>
          <w:iCs/>
          <w:kern w:val="0"/>
          <w:sz w:val="24"/>
          <w:szCs w:val="24"/>
          <w:u w:color="000000"/>
        </w:rPr>
        <w:t>standard 10-fold cross-validation</w:t>
      </w:r>
      <w:bookmarkEnd w:id="8"/>
      <w:r w:rsidRPr="00C40046">
        <w:rPr>
          <w:rFonts w:ascii="Times New Roman" w:hAnsi="Times New Roman" w:cs="DengXian"/>
          <w:iCs/>
          <w:kern w:val="0"/>
          <w:sz w:val="24"/>
          <w:szCs w:val="24"/>
          <w:u w:color="000000"/>
        </w:rPr>
        <w:t xml:space="preserve">. We randomly divided the data into 10 subgroups, used the trained classifier from the nine subgroups to predict the performance on the left one subgroup, and repeated the </w:t>
      </w:r>
      <w:r w:rsidRPr="00C40046">
        <w:rPr>
          <w:rFonts w:ascii="Times New Roman" w:hAnsi="Times New Roman" w:cs="DengXian"/>
          <w:iCs/>
          <w:kern w:val="0"/>
          <w:sz w:val="24"/>
          <w:szCs w:val="24"/>
          <w:u w:color="000000"/>
        </w:rPr>
        <w:lastRenderedPageBreak/>
        <w:t xml:space="preserve">procedure for 10 times. </w:t>
      </w:r>
    </w:p>
    <w:p w14:paraId="55FCC33E" w14:textId="77777777" w:rsidR="00C40046" w:rsidRPr="00C40046" w:rsidRDefault="00C40046" w:rsidP="00C40046">
      <w:pPr>
        <w:autoSpaceDE w:val="0"/>
        <w:autoSpaceDN w:val="0"/>
        <w:adjustRightInd w:val="0"/>
        <w:spacing w:line="360" w:lineRule="auto"/>
        <w:jc w:val="left"/>
        <w:rPr>
          <w:rFonts w:ascii="Times New Roman" w:hAnsi="Times New Roman" w:cs="DengXian"/>
          <w:iCs/>
          <w:kern w:val="0"/>
          <w:sz w:val="24"/>
          <w:szCs w:val="24"/>
          <w:u w:color="000000"/>
        </w:rPr>
      </w:pPr>
    </w:p>
    <w:p w14:paraId="5CDB02EE" w14:textId="77777777" w:rsidR="00C40046" w:rsidRPr="00C40046" w:rsidRDefault="00C40046" w:rsidP="00C40046">
      <w:pPr>
        <w:autoSpaceDE w:val="0"/>
        <w:autoSpaceDN w:val="0"/>
        <w:adjustRightInd w:val="0"/>
        <w:spacing w:line="360" w:lineRule="auto"/>
        <w:jc w:val="left"/>
        <w:rPr>
          <w:rFonts w:ascii="Times New Roman" w:hAnsi="Times New Roman" w:cs="DengXian"/>
          <w:b/>
          <w:i/>
          <w:iCs/>
          <w:kern w:val="0"/>
          <w:sz w:val="24"/>
          <w:szCs w:val="24"/>
          <w:u w:color="000000"/>
        </w:rPr>
      </w:pPr>
      <w:r w:rsidRPr="00C40046">
        <w:rPr>
          <w:rFonts w:ascii="Times New Roman" w:hAnsi="Times New Roman" w:cs="DengXian" w:hint="eastAsia"/>
          <w:b/>
          <w:i/>
          <w:iCs/>
          <w:kern w:val="0"/>
          <w:sz w:val="24"/>
          <w:szCs w:val="24"/>
          <w:u w:color="000000"/>
        </w:rPr>
        <w:t>Data and</w:t>
      </w:r>
      <w:r w:rsidRPr="00C40046">
        <w:rPr>
          <w:rFonts w:ascii="Times New Roman" w:hAnsi="Times New Roman" w:cs="DengXian"/>
          <w:b/>
          <w:i/>
          <w:iCs/>
          <w:kern w:val="0"/>
          <w:sz w:val="24"/>
          <w:szCs w:val="24"/>
          <w:u w:color="000000"/>
        </w:rPr>
        <w:t xml:space="preserve"> Code </w:t>
      </w:r>
      <w:r w:rsidRPr="00C40046">
        <w:rPr>
          <w:rFonts w:ascii="Times New Roman" w:hAnsi="Times New Roman" w:cs="DengXian" w:hint="eastAsia"/>
          <w:b/>
          <w:i/>
          <w:iCs/>
          <w:kern w:val="0"/>
          <w:sz w:val="24"/>
          <w:szCs w:val="24"/>
          <w:u w:color="000000"/>
        </w:rPr>
        <w:t>Availability</w:t>
      </w:r>
    </w:p>
    <w:p w14:paraId="590C4365" w14:textId="77777777" w:rsidR="00C40046" w:rsidRPr="00C40046" w:rsidRDefault="00C40046" w:rsidP="00C40046">
      <w:pPr>
        <w:autoSpaceDE w:val="0"/>
        <w:autoSpaceDN w:val="0"/>
        <w:adjustRightInd w:val="0"/>
        <w:spacing w:line="360" w:lineRule="auto"/>
        <w:jc w:val="left"/>
        <w:rPr>
          <w:rFonts w:ascii="Times New Roman" w:hAnsi="Times New Roman" w:cs="DengXian"/>
          <w:iCs/>
          <w:kern w:val="0"/>
          <w:sz w:val="24"/>
          <w:szCs w:val="24"/>
          <w:u w:color="000000"/>
        </w:rPr>
      </w:pPr>
      <w:r w:rsidRPr="00C40046">
        <w:rPr>
          <w:rFonts w:ascii="Times New Roman" w:hAnsi="Times New Roman" w:cs="DengXian"/>
          <w:iCs/>
          <w:kern w:val="0"/>
          <w:sz w:val="24"/>
          <w:szCs w:val="24"/>
          <w:u w:color="000000"/>
        </w:rPr>
        <w:t>Data and analysis scripts for this paper can be found at:</w:t>
      </w:r>
    </w:p>
    <w:p w14:paraId="468258DA" w14:textId="77777777" w:rsidR="00C40046" w:rsidRPr="00C40046" w:rsidRDefault="00C40046" w:rsidP="00C40046">
      <w:pPr>
        <w:autoSpaceDE w:val="0"/>
        <w:autoSpaceDN w:val="0"/>
        <w:adjustRightInd w:val="0"/>
        <w:spacing w:line="360" w:lineRule="auto"/>
        <w:jc w:val="left"/>
        <w:rPr>
          <w:rFonts w:ascii="Times New Roman" w:hAnsi="Times New Roman" w:cs="DengXian"/>
          <w:iCs/>
          <w:kern w:val="0"/>
          <w:sz w:val="24"/>
          <w:szCs w:val="24"/>
          <w:u w:color="000000"/>
        </w:rPr>
      </w:pPr>
      <w:r w:rsidRPr="00C40046">
        <w:rPr>
          <w:rFonts w:ascii="Times New Roman" w:hAnsi="Times New Roman" w:cs="DengXian"/>
          <w:iCs/>
          <w:kern w:val="0"/>
          <w:sz w:val="24"/>
          <w:szCs w:val="24"/>
          <w:u w:color="000000"/>
        </w:rPr>
        <w:t>Open Science Framework: (</w:t>
      </w:r>
      <w:r w:rsidRPr="00C40046">
        <w:rPr>
          <w:rFonts w:ascii="Times New Roman" w:hAnsi="Times New Roman" w:cs="DengXian"/>
          <w:iCs/>
          <w:color w:val="FF0000"/>
          <w:kern w:val="0"/>
          <w:sz w:val="24"/>
          <w:szCs w:val="24"/>
          <w:u w:color="000000"/>
        </w:rPr>
        <w:t>link</w:t>
      </w:r>
      <w:r w:rsidRPr="00C40046">
        <w:rPr>
          <w:rFonts w:ascii="Times New Roman" w:hAnsi="Times New Roman" w:cs="DengXian"/>
          <w:iCs/>
          <w:kern w:val="0"/>
          <w:sz w:val="24"/>
          <w:szCs w:val="24"/>
          <w:u w:color="000000"/>
        </w:rPr>
        <w:t>)</w:t>
      </w:r>
    </w:p>
    <w:p w14:paraId="119770E6" w14:textId="38C5D1C2" w:rsidR="00C40046" w:rsidRPr="00C40046" w:rsidRDefault="00C40046" w:rsidP="00C40046">
      <w:pPr>
        <w:autoSpaceDE w:val="0"/>
        <w:autoSpaceDN w:val="0"/>
        <w:adjustRightInd w:val="0"/>
        <w:spacing w:line="360" w:lineRule="auto"/>
        <w:jc w:val="left"/>
        <w:rPr>
          <w:rFonts w:ascii="Times New Roman" w:hAnsi="Times New Roman" w:cs="DengXian"/>
          <w:iCs/>
          <w:kern w:val="0"/>
          <w:sz w:val="24"/>
          <w:szCs w:val="24"/>
          <w:u w:color="000000"/>
        </w:rPr>
      </w:pPr>
      <w:r w:rsidRPr="00C40046">
        <w:rPr>
          <w:rFonts w:ascii="Times New Roman" w:hAnsi="Times New Roman" w:cs="DengXian"/>
          <w:iCs/>
          <w:kern w:val="0"/>
          <w:sz w:val="24"/>
          <w:szCs w:val="24"/>
          <w:u w:color="000000"/>
        </w:rPr>
        <w:t xml:space="preserve">Github: </w:t>
      </w:r>
    </w:p>
    <w:p w14:paraId="79D2E8E4" w14:textId="77777777" w:rsidR="00C40046" w:rsidRPr="00C40046" w:rsidRDefault="00C40046" w:rsidP="00C40046">
      <w:pPr>
        <w:autoSpaceDE w:val="0"/>
        <w:autoSpaceDN w:val="0"/>
        <w:adjustRightInd w:val="0"/>
        <w:spacing w:line="360" w:lineRule="auto"/>
        <w:jc w:val="left"/>
        <w:rPr>
          <w:rFonts w:ascii="Times New Roman" w:hAnsi="Times New Roman" w:cs="DengXian"/>
          <w:iCs/>
          <w:kern w:val="0"/>
          <w:sz w:val="24"/>
          <w:szCs w:val="24"/>
          <w:u w:color="000000"/>
        </w:rPr>
      </w:pPr>
      <w:r w:rsidRPr="00C40046">
        <w:rPr>
          <w:rFonts w:ascii="Times New Roman" w:hAnsi="Times New Roman" w:cs="DengXian"/>
          <w:iCs/>
          <w:kern w:val="0"/>
          <w:sz w:val="24"/>
          <w:szCs w:val="24"/>
          <w:u w:color="000000"/>
        </w:rPr>
        <w:t>Clinical trials: (</w:t>
      </w:r>
      <w:r w:rsidRPr="00C40046">
        <w:rPr>
          <w:rFonts w:ascii="Times New Roman" w:hAnsi="Times New Roman" w:cs="DengXian"/>
          <w:iCs/>
          <w:color w:val="FF0000"/>
          <w:kern w:val="0"/>
          <w:sz w:val="24"/>
          <w:szCs w:val="24"/>
          <w:u w:color="000000"/>
        </w:rPr>
        <w:t>link</w:t>
      </w:r>
      <w:r w:rsidRPr="00C40046">
        <w:rPr>
          <w:rFonts w:ascii="Times New Roman" w:hAnsi="Times New Roman" w:cs="DengXian"/>
          <w:iCs/>
          <w:kern w:val="0"/>
          <w:sz w:val="24"/>
          <w:szCs w:val="24"/>
          <w:u w:color="000000"/>
        </w:rPr>
        <w:t>)</w:t>
      </w:r>
    </w:p>
    <w:p w14:paraId="2B3D5BA8" w14:textId="77777777" w:rsidR="00C40046" w:rsidRPr="00C40046" w:rsidRDefault="00C40046" w:rsidP="00C40046">
      <w:pPr>
        <w:autoSpaceDE w:val="0"/>
        <w:autoSpaceDN w:val="0"/>
        <w:adjustRightInd w:val="0"/>
        <w:spacing w:line="360" w:lineRule="auto"/>
        <w:jc w:val="left"/>
        <w:rPr>
          <w:rFonts w:ascii="Times New Roman" w:hAnsi="Times New Roman" w:cs="DengXian"/>
          <w:b/>
          <w:iCs/>
          <w:kern w:val="0"/>
          <w:sz w:val="24"/>
          <w:szCs w:val="24"/>
          <w:u w:color="000000"/>
        </w:rPr>
      </w:pPr>
    </w:p>
    <w:p w14:paraId="6BF1F400" w14:textId="77777777" w:rsidR="00C40046" w:rsidRPr="00C40046" w:rsidRDefault="00C40046" w:rsidP="00C40046">
      <w:pPr>
        <w:rPr>
          <w:rFonts w:ascii="Times New Roman" w:hAnsi="Times New Roman" w:cs="DengXian"/>
          <w:sz w:val="24"/>
          <w:szCs w:val="24"/>
          <w:u w:color="000000"/>
        </w:rPr>
      </w:pPr>
    </w:p>
    <w:p w14:paraId="10337122" w14:textId="77777777" w:rsidR="00CF0FD1" w:rsidRPr="00C40046" w:rsidRDefault="00CF0FD1">
      <w:pPr>
        <w:rPr>
          <w:rFonts w:ascii="Times New Roman" w:hAnsi="Times New Roman" w:cs="Times New Roman"/>
          <w:sz w:val="24"/>
        </w:rPr>
      </w:pPr>
    </w:p>
    <w:sectPr w:rsidR="00CF0FD1" w:rsidRPr="00C400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FAB7B" w14:textId="77777777" w:rsidR="00206947" w:rsidRDefault="00206947" w:rsidP="00C40046">
      <w:r>
        <w:separator/>
      </w:r>
    </w:p>
  </w:endnote>
  <w:endnote w:type="continuationSeparator" w:id="0">
    <w:p w14:paraId="0AD11442" w14:textId="77777777" w:rsidR="00206947" w:rsidRDefault="00206947" w:rsidP="00C40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Times">
    <w:altName w:val="﷽﷽﷽﷽﷽﷽㩩裿ȝ⧠怀"/>
    <w:panose1 w:val="00000500000000020000"/>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vP4D35B8">
    <w:altName w:val="微软雅黑"/>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FB24D" w14:textId="77777777" w:rsidR="00206947" w:rsidRDefault="00206947" w:rsidP="00C40046">
      <w:r>
        <w:separator/>
      </w:r>
    </w:p>
  </w:footnote>
  <w:footnote w:type="continuationSeparator" w:id="0">
    <w:p w14:paraId="393C56C5" w14:textId="77777777" w:rsidR="00206947" w:rsidRDefault="00206947" w:rsidP="00C40046">
      <w:r>
        <w:continuationSeparator/>
      </w:r>
    </w:p>
  </w:footnote>
  <w:footnote w:id="1">
    <w:p w14:paraId="0B1F16C5" w14:textId="77777777" w:rsidR="00C40046" w:rsidRDefault="00C40046" w:rsidP="00C40046">
      <w:pPr>
        <w:pStyle w:val="a8"/>
      </w:pPr>
      <w:r>
        <w:rPr>
          <w:rStyle w:val="ab"/>
        </w:rPr>
        <w:footnoteRef/>
      </w:r>
      <w:r>
        <w:t xml:space="preserve"> Four participants were excluded due to excessive head movement, one participant was excluded due to his whole-brain connectivity value was outlier among all participants (&gt;mean±3.5SD).</w:t>
      </w:r>
    </w:p>
  </w:footnote>
  <w:footnote w:id="2">
    <w:p w14:paraId="42B94BDF" w14:textId="77777777" w:rsidR="00C40046" w:rsidRDefault="00C40046" w:rsidP="00C40046">
      <w:pPr>
        <w:pStyle w:val="a8"/>
      </w:pPr>
      <w:r>
        <w:rPr>
          <w:rStyle w:val="ab"/>
        </w:rPr>
        <w:footnoteRef/>
      </w:r>
      <w:r>
        <w:t xml:space="preserve"> Four participants were excluded due to excessive head movement, one participant was excluded due to his whole-brain connectivity value was outlier among all participants (&gt;mean±3.5SD).</w:t>
      </w:r>
    </w:p>
  </w:footnote>
  <w:footnote w:id="3">
    <w:p w14:paraId="59A08EB7" w14:textId="77777777" w:rsidR="00C40046" w:rsidRDefault="00C40046" w:rsidP="00C40046">
      <w:pPr>
        <w:pStyle w:val="a8"/>
      </w:pPr>
      <w:r>
        <w:rPr>
          <w:rStyle w:val="ab"/>
        </w:rPr>
        <w:footnoteRef/>
      </w:r>
      <w:r>
        <w:t xml:space="preserve"> One participant did not have data due to technique problem, two participants were excluded due to excessive head movement.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A5CF1"/>
    <w:multiLevelType w:val="hybridMultilevel"/>
    <w:tmpl w:val="4978094E"/>
    <w:lvl w:ilvl="0" w:tplc="A4EC8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0B47D0"/>
    <w:multiLevelType w:val="hybridMultilevel"/>
    <w:tmpl w:val="337C8232"/>
    <w:lvl w:ilvl="0" w:tplc="624E9F3C">
      <w:start w:val="1"/>
      <w:numFmt w:val="upperLetter"/>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D90F53"/>
    <w:multiLevelType w:val="hybridMultilevel"/>
    <w:tmpl w:val="8AA2FE84"/>
    <w:lvl w:ilvl="0" w:tplc="96D25E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6E0135"/>
    <w:multiLevelType w:val="hybridMultilevel"/>
    <w:tmpl w:val="A4084C68"/>
    <w:lvl w:ilvl="0" w:tplc="9FFCEF0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inyuanyan">
    <w15:presenceInfo w15:providerId="None" w15:userId="xinyuan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60"/>
    <w:rsid w:val="00134795"/>
    <w:rsid w:val="00206947"/>
    <w:rsid w:val="008D146B"/>
    <w:rsid w:val="00925A34"/>
    <w:rsid w:val="00B04E81"/>
    <w:rsid w:val="00B43760"/>
    <w:rsid w:val="00C40046"/>
    <w:rsid w:val="00CF0FD1"/>
    <w:rsid w:val="00D85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792479"/>
  <w15:chartTrackingRefBased/>
  <w15:docId w15:val="{D4A29843-73B0-9346-AF77-6ABCEEA6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3760"/>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rsid w:val="00B43760"/>
    <w:pPr>
      <w:pBdr>
        <w:top w:val="nil"/>
        <w:left w:val="nil"/>
        <w:bottom w:val="nil"/>
        <w:right w:val="nil"/>
        <w:between w:val="nil"/>
        <w:bar w:val="nil"/>
      </w:pBdr>
    </w:pPr>
    <w:rPr>
      <w:rFonts w:ascii="Helvetica Neue" w:eastAsia="Helvetica Neue" w:hAnsi="Helvetica Neue" w:cs="Helvetica Neue"/>
      <w:color w:val="000000"/>
      <w:kern w:val="0"/>
      <w:sz w:val="22"/>
      <w:szCs w:val="22"/>
      <w:u w:color="000000"/>
      <w:bdr w:val="nil"/>
      <w14:textOutline w14:w="0" w14:cap="flat" w14:cmpd="sng" w14:algn="ctr">
        <w14:noFill/>
        <w14:prstDash w14:val="solid"/>
        <w14:bevel/>
      </w14:textOutline>
    </w:rPr>
  </w:style>
  <w:style w:type="paragraph" w:styleId="a4">
    <w:name w:val="annotation text"/>
    <w:basedOn w:val="a"/>
    <w:link w:val="1"/>
    <w:uiPriority w:val="99"/>
    <w:unhideWhenUsed/>
    <w:rsid w:val="00B43760"/>
    <w:pPr>
      <w:jc w:val="left"/>
    </w:pPr>
    <w:rPr>
      <w:rFonts w:ascii="Times New Roman" w:hAnsi="Times New Roman" w:cs="DengXian"/>
      <w:sz w:val="24"/>
      <w:szCs w:val="24"/>
      <w:u w:color="000000"/>
    </w:rPr>
  </w:style>
  <w:style w:type="character" w:customStyle="1" w:styleId="a5">
    <w:name w:val="批注文字 字符"/>
    <w:basedOn w:val="a0"/>
    <w:uiPriority w:val="99"/>
    <w:semiHidden/>
    <w:rsid w:val="00B43760"/>
    <w:rPr>
      <w:szCs w:val="22"/>
    </w:rPr>
  </w:style>
  <w:style w:type="character" w:customStyle="1" w:styleId="1">
    <w:name w:val="批注文字 字符1"/>
    <w:basedOn w:val="a0"/>
    <w:link w:val="a4"/>
    <w:uiPriority w:val="99"/>
    <w:locked/>
    <w:rsid w:val="00B43760"/>
    <w:rPr>
      <w:rFonts w:ascii="Times New Roman" w:hAnsi="Times New Roman" w:cs="DengXian"/>
      <w:sz w:val="24"/>
      <w:u w:color="000000"/>
    </w:rPr>
  </w:style>
  <w:style w:type="character" w:styleId="a6">
    <w:name w:val="annotation reference"/>
    <w:basedOn w:val="a0"/>
    <w:uiPriority w:val="99"/>
    <w:semiHidden/>
    <w:unhideWhenUsed/>
    <w:rsid w:val="00B43760"/>
    <w:rPr>
      <w:sz w:val="21"/>
      <w:szCs w:val="21"/>
    </w:rPr>
  </w:style>
  <w:style w:type="character" w:styleId="a7">
    <w:name w:val="Hyperlink"/>
    <w:basedOn w:val="a0"/>
    <w:uiPriority w:val="99"/>
    <w:unhideWhenUsed/>
    <w:rsid w:val="00C40046"/>
    <w:rPr>
      <w:color w:val="0563C1" w:themeColor="hyperlink"/>
      <w:u w:val="single"/>
    </w:rPr>
  </w:style>
  <w:style w:type="paragraph" w:styleId="a8">
    <w:name w:val="footnote text"/>
    <w:basedOn w:val="a"/>
    <w:link w:val="10"/>
    <w:uiPriority w:val="99"/>
    <w:semiHidden/>
    <w:unhideWhenUsed/>
    <w:rsid w:val="00C40046"/>
    <w:pPr>
      <w:snapToGrid w:val="0"/>
      <w:jc w:val="left"/>
    </w:pPr>
    <w:rPr>
      <w:rFonts w:ascii="Times New Roman" w:hAnsi="Times New Roman" w:cs="DengXian"/>
      <w:sz w:val="18"/>
      <w:szCs w:val="18"/>
      <w:u w:color="000000"/>
    </w:rPr>
  </w:style>
  <w:style w:type="character" w:customStyle="1" w:styleId="a9">
    <w:name w:val="脚注文本 字符"/>
    <w:basedOn w:val="a0"/>
    <w:uiPriority w:val="99"/>
    <w:semiHidden/>
    <w:rsid w:val="00C40046"/>
    <w:rPr>
      <w:sz w:val="18"/>
      <w:szCs w:val="18"/>
    </w:rPr>
  </w:style>
  <w:style w:type="character" w:customStyle="1" w:styleId="10">
    <w:name w:val="脚注文本 字符1"/>
    <w:basedOn w:val="a0"/>
    <w:link w:val="a8"/>
    <w:uiPriority w:val="99"/>
    <w:semiHidden/>
    <w:locked/>
    <w:rsid w:val="00C40046"/>
    <w:rPr>
      <w:rFonts w:ascii="Times New Roman" w:hAnsi="Times New Roman" w:cs="DengXian"/>
      <w:sz w:val="18"/>
      <w:szCs w:val="18"/>
      <w:u w:color="000000"/>
    </w:rPr>
  </w:style>
  <w:style w:type="paragraph" w:styleId="aa">
    <w:name w:val="List Paragraph"/>
    <w:basedOn w:val="a"/>
    <w:uiPriority w:val="34"/>
    <w:qFormat/>
    <w:rsid w:val="00C40046"/>
    <w:pPr>
      <w:ind w:firstLineChars="200" w:firstLine="420"/>
    </w:pPr>
    <w:rPr>
      <w:rFonts w:ascii="Times New Roman" w:hAnsi="Times New Roman" w:cs="DengXian"/>
      <w:sz w:val="24"/>
      <w:szCs w:val="24"/>
      <w:u w:color="000000"/>
    </w:rPr>
  </w:style>
  <w:style w:type="character" w:styleId="ab">
    <w:name w:val="footnote reference"/>
    <w:basedOn w:val="a0"/>
    <w:uiPriority w:val="99"/>
    <w:semiHidden/>
    <w:unhideWhenUsed/>
    <w:rsid w:val="00C40046"/>
    <w:rPr>
      <w:vertAlign w:val="superscript"/>
    </w:rPr>
  </w:style>
  <w:style w:type="character" w:customStyle="1" w:styleId="text">
    <w:name w:val="text"/>
    <w:basedOn w:val="a0"/>
    <w:rsid w:val="00C40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urosynth.org/"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file:///H:\1_FSPE\8_WRITING\FSPE_Method_20191001.docx"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psywalkeryanx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11450</Words>
  <Characters>65266</Characters>
  <Application>Microsoft Office Word</Application>
  <DocSecurity>0</DocSecurity>
  <Lines>543</Lines>
  <Paragraphs>153</Paragraphs>
  <ScaleCrop>false</ScaleCrop>
  <Company/>
  <LinksUpToDate>false</LinksUpToDate>
  <CharactersWithSpaces>76563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Xinyuan</dc:creator>
  <cp:keywords/>
  <dc:description/>
  <cp:lastModifiedBy>Yan Xinyuan</cp:lastModifiedBy>
  <cp:revision>5</cp:revision>
  <dcterms:created xsi:type="dcterms:W3CDTF">2021-02-27T06:09:00Z</dcterms:created>
  <dcterms:modified xsi:type="dcterms:W3CDTF">2021-02-27T06:13:00Z</dcterms:modified>
</cp:coreProperties>
</file>